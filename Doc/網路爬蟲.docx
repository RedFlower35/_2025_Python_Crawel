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280" w:rsidRDefault="006C4FC0">
      <w:proofErr w:type="spellStart"/>
      <w:r>
        <w:rPr>
          <w:rFonts w:hint="eastAsia"/>
        </w:rPr>
        <w:t>Github</w:t>
      </w:r>
      <w:proofErr w:type="spellEnd"/>
    </w:p>
    <w:p w:rsidR="006C4FC0" w:rsidRDefault="006C4FC0"/>
    <w:p w:rsidR="006C4FC0" w:rsidRDefault="00C3320E" w:rsidP="00C3320E">
      <w:pPr>
        <w:pStyle w:val="1"/>
      </w:pPr>
      <w:r>
        <w:rPr>
          <w:rFonts w:hint="eastAsia"/>
        </w:rPr>
        <w:t>專案的建立與刪除</w:t>
      </w:r>
    </w:p>
    <w:p w:rsidR="00A06EEF" w:rsidRPr="00A06EEF" w:rsidRDefault="00A06EEF" w:rsidP="00A06EEF">
      <w:pPr>
        <w:pStyle w:val="2"/>
      </w:pPr>
      <w:r>
        <w:rPr>
          <w:rFonts w:hint="eastAsia"/>
        </w:rPr>
        <w:t>登入與建立帳號</w:t>
      </w:r>
    </w:p>
    <w:p w:rsidR="006C4FC0" w:rsidRDefault="006C4FC0">
      <w:r>
        <w:rPr>
          <w:rFonts w:hint="eastAsia"/>
        </w:rPr>
        <w:t>一開始</w:t>
      </w:r>
      <w:r w:rsidR="009333FD">
        <w:rPr>
          <w:rFonts w:hint="eastAsia"/>
        </w:rPr>
        <w:t>到</w:t>
      </w:r>
      <w:r w:rsidR="009333FD">
        <w:rPr>
          <w:rFonts w:hint="eastAsia"/>
        </w:rPr>
        <w:t xml:space="preserve"> </w:t>
      </w:r>
      <w:proofErr w:type="spellStart"/>
      <w:r w:rsidR="009333FD">
        <w:rPr>
          <w:rFonts w:hint="eastAsia"/>
        </w:rPr>
        <w:t>Github</w:t>
      </w:r>
      <w:proofErr w:type="spellEnd"/>
      <w:r w:rsidR="009333FD">
        <w:rPr>
          <w:rFonts w:hint="eastAsia"/>
        </w:rPr>
        <w:t xml:space="preserve"> </w:t>
      </w:r>
      <w:r w:rsidR="009333FD">
        <w:rPr>
          <w:rFonts w:hint="eastAsia"/>
        </w:rPr>
        <w:t>的畫面時，會有</w:t>
      </w:r>
      <w:r w:rsidR="009333FD">
        <w:rPr>
          <w:rFonts w:hint="eastAsia"/>
        </w:rPr>
        <w:t xml:space="preserve"> Sign in </w:t>
      </w:r>
      <w:r w:rsidR="009333FD">
        <w:rPr>
          <w:rFonts w:hint="eastAsia"/>
        </w:rPr>
        <w:t>與</w:t>
      </w:r>
      <w:r w:rsidR="009333FD">
        <w:rPr>
          <w:rFonts w:hint="eastAsia"/>
        </w:rPr>
        <w:t xml:space="preserve"> Sign up </w:t>
      </w:r>
      <w:r w:rsidR="00894302">
        <w:rPr>
          <w:rFonts w:hint="eastAsia"/>
        </w:rPr>
        <w:t>，</w:t>
      </w:r>
    </w:p>
    <w:p w:rsidR="00894302" w:rsidRDefault="00894302">
      <w:r>
        <w:rPr>
          <w:rFonts w:hint="eastAsia"/>
        </w:rPr>
        <w:t xml:space="preserve">Sign in </w:t>
      </w:r>
      <w:r>
        <w:rPr>
          <w:rFonts w:hint="eastAsia"/>
        </w:rPr>
        <w:t>是登入，</w:t>
      </w:r>
      <w:r>
        <w:rPr>
          <w:rFonts w:hint="eastAsia"/>
        </w:rPr>
        <w:t xml:space="preserve"> Sign up </w:t>
      </w:r>
      <w:r>
        <w:rPr>
          <w:rFonts w:hint="eastAsia"/>
        </w:rPr>
        <w:t>是註冊，而註冊中，以手機註冊會比較容易，</w:t>
      </w:r>
    </w:p>
    <w:p w:rsidR="00894302" w:rsidRDefault="00894302">
      <w:r>
        <w:rPr>
          <w:rFonts w:hint="eastAsia"/>
        </w:rPr>
        <w:t>有在電腦使用</w:t>
      </w:r>
      <w:r>
        <w:rPr>
          <w:rFonts w:hint="eastAsia"/>
        </w:rPr>
        <w:t xml:space="preserve"> Google</w:t>
      </w:r>
      <w:r>
        <w:rPr>
          <w:rFonts w:hint="eastAsia"/>
        </w:rPr>
        <w:t>帳號註冊，但是一直</w:t>
      </w:r>
      <w:proofErr w:type="gramStart"/>
      <w:r>
        <w:rPr>
          <w:rFonts w:hint="eastAsia"/>
        </w:rPr>
        <w:t>鬼打牆</w:t>
      </w:r>
      <w:proofErr w:type="gramEnd"/>
      <w:r>
        <w:rPr>
          <w:rFonts w:hint="eastAsia"/>
        </w:rPr>
        <w:t>，一直註冊失敗。</w:t>
      </w:r>
    </w:p>
    <w:p w:rsidR="00894302" w:rsidRDefault="00894302"/>
    <w:p w:rsidR="00894302" w:rsidRDefault="000268ED">
      <w:r>
        <w:rPr>
          <w:rFonts w:hint="eastAsia"/>
        </w:rPr>
        <w:t>登入後，點右上角個人圖型的畫面後，再點選</w:t>
      </w:r>
      <w:r>
        <w:rPr>
          <w:rFonts w:hint="eastAsia"/>
        </w:rPr>
        <w:t xml:space="preserve"> Repositories </w:t>
      </w:r>
      <w:r>
        <w:rPr>
          <w:rFonts w:hint="eastAsia"/>
        </w:rPr>
        <w:t>，那是個人資料的儲存庫</w:t>
      </w:r>
    </w:p>
    <w:p w:rsidR="00894302" w:rsidRDefault="000268ED">
      <w:r>
        <w:rPr>
          <w:noProof/>
        </w:rPr>
        <w:drawing>
          <wp:inline distT="0" distB="0" distL="0" distR="0" wp14:anchorId="5C1D0017" wp14:editId="192673A8">
            <wp:extent cx="5274310" cy="18545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ED" w:rsidRDefault="000268ED"/>
    <w:p w:rsidR="00C4324D" w:rsidRDefault="00AA7009" w:rsidP="00B45DA5">
      <w:pPr>
        <w:pStyle w:val="2"/>
      </w:pPr>
      <w:r>
        <w:rPr>
          <w:rFonts w:hint="eastAsia"/>
        </w:rPr>
        <w:lastRenderedPageBreak/>
        <w:t>建立專案</w:t>
      </w:r>
    </w:p>
    <w:p w:rsidR="00AA7009" w:rsidRDefault="00AA7009">
      <w:r>
        <w:rPr>
          <w:noProof/>
        </w:rPr>
        <w:drawing>
          <wp:inline distT="0" distB="0" distL="0" distR="0" wp14:anchorId="3EB46FDA" wp14:editId="2B33C6E1">
            <wp:extent cx="3645221" cy="370522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221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009" w:rsidRDefault="00AA7009"/>
    <w:p w:rsidR="00AA7009" w:rsidRDefault="00553EF4">
      <w:r>
        <w:rPr>
          <w:rFonts w:hint="eastAsia"/>
        </w:rPr>
        <w:t>輸入專案名稱</w:t>
      </w:r>
      <w:r w:rsidR="00BB04B7">
        <w:rPr>
          <w:rFonts w:hint="eastAsia"/>
        </w:rPr>
        <w:t>(</w:t>
      </w:r>
      <w:r w:rsidR="00BB04B7">
        <w:rPr>
          <w:rFonts w:hint="eastAsia"/>
        </w:rPr>
        <w:t>需要英文或數字，不能中文</w:t>
      </w:r>
      <w:r w:rsidR="00BB04B7">
        <w:rPr>
          <w:rFonts w:hint="eastAsia"/>
        </w:rPr>
        <w:t>)</w:t>
      </w:r>
      <w:r>
        <w:rPr>
          <w:rFonts w:hint="eastAsia"/>
        </w:rPr>
        <w:t>(</w:t>
      </w:r>
      <w:r>
        <w:rPr>
          <w:rFonts w:hint="eastAsia"/>
        </w:rPr>
        <w:t>因為筆記是後</w:t>
      </w:r>
      <w:proofErr w:type="gramStart"/>
      <w:r>
        <w:rPr>
          <w:rFonts w:hint="eastAsia"/>
        </w:rPr>
        <w:t>來作</w:t>
      </w:r>
      <w:proofErr w:type="gramEnd"/>
      <w:r>
        <w:rPr>
          <w:rFonts w:hint="eastAsia"/>
        </w:rPr>
        <w:t>的，所以專案名稱重覆，要綠色</w:t>
      </w:r>
      <w:proofErr w:type="gramStart"/>
      <w:r>
        <w:rPr>
          <w:rFonts w:hint="eastAsia"/>
        </w:rPr>
        <w:t>的字才可以</w:t>
      </w:r>
      <w:proofErr w:type="gramEnd"/>
      <w:r>
        <w:rPr>
          <w:rFonts w:hint="eastAsia"/>
        </w:rPr>
        <w:t>)</w:t>
      </w:r>
    </w:p>
    <w:p w:rsidR="00AA7009" w:rsidRDefault="00553EF4">
      <w:r>
        <w:rPr>
          <w:noProof/>
        </w:rPr>
        <w:drawing>
          <wp:inline distT="0" distB="0" distL="0" distR="0" wp14:anchorId="0E3212C6" wp14:editId="5068731B">
            <wp:extent cx="5274310" cy="2234256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EF4" w:rsidRDefault="00553EF4">
      <w:r>
        <w:rPr>
          <w:noProof/>
        </w:rPr>
        <w:lastRenderedPageBreak/>
        <w:drawing>
          <wp:inline distT="0" distB="0" distL="0" distR="0" wp14:anchorId="204D26B9" wp14:editId="27F4756A">
            <wp:extent cx="4619625" cy="24479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EF4" w:rsidRDefault="00553EF4"/>
    <w:p w:rsidR="00147DCD" w:rsidRDefault="00147DCD"/>
    <w:p w:rsidR="00147DCD" w:rsidRDefault="003222B6">
      <w:r>
        <w:rPr>
          <w:noProof/>
        </w:rPr>
        <w:drawing>
          <wp:inline distT="0" distB="0" distL="0" distR="0" wp14:anchorId="68AAF734" wp14:editId="7C8B0DCC">
            <wp:extent cx="4522372" cy="385762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626" cy="38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B7" w:rsidRDefault="00147DCD">
      <w:r>
        <w:rPr>
          <w:rFonts w:hint="eastAsia"/>
        </w:rPr>
        <w:t>下面的設定為</w:t>
      </w:r>
      <w:r>
        <w:rPr>
          <w:rFonts w:hint="eastAsia"/>
        </w:rPr>
        <w:t xml:space="preserve"> 1. </w:t>
      </w:r>
      <w:r>
        <w:rPr>
          <w:rFonts w:hint="eastAsia"/>
        </w:rPr>
        <w:t>誰可以看的到和修改程式</w:t>
      </w:r>
      <w:r w:rsidR="00BB04B7">
        <w:rPr>
          <w:rFonts w:hint="eastAsia"/>
        </w:rPr>
        <w:t xml:space="preserve"> (</w:t>
      </w:r>
      <w:r w:rsidR="00BB04B7">
        <w:rPr>
          <w:rFonts w:hint="eastAsia"/>
        </w:rPr>
        <w:t>設定公開</w:t>
      </w:r>
      <w:r w:rsidR="00BB04B7">
        <w:rPr>
          <w:rFonts w:hint="eastAsia"/>
        </w:rPr>
        <w:t>)</w:t>
      </w:r>
      <w:r>
        <w:rPr>
          <w:rFonts w:hint="eastAsia"/>
        </w:rPr>
        <w:t xml:space="preserve"> 2.</w:t>
      </w:r>
      <w:r>
        <w:rPr>
          <w:rFonts w:hint="eastAsia"/>
        </w:rPr>
        <w:t>是否使用</w:t>
      </w:r>
      <w:r>
        <w:rPr>
          <w:rFonts w:hint="eastAsia"/>
        </w:rPr>
        <w:t xml:space="preserve"> Readme.me </w:t>
      </w:r>
      <w:r>
        <w:rPr>
          <w:rFonts w:hint="eastAsia"/>
        </w:rPr>
        <w:t>來描述這個專案</w:t>
      </w:r>
      <w:r w:rsidR="00BB04B7">
        <w:rPr>
          <w:rFonts w:hint="eastAsia"/>
        </w:rPr>
        <w:t xml:space="preserve"> (</w:t>
      </w:r>
      <w:r w:rsidR="00BB04B7">
        <w:rPr>
          <w:rFonts w:hint="eastAsia"/>
        </w:rPr>
        <w:t>打開</w:t>
      </w:r>
      <w:r w:rsidR="00BB04B7">
        <w:rPr>
          <w:rFonts w:hint="eastAsia"/>
        </w:rPr>
        <w:t>)</w:t>
      </w:r>
      <w:r>
        <w:rPr>
          <w:rFonts w:hint="eastAsia"/>
        </w:rPr>
        <w:t xml:space="preserve"> 3.</w:t>
      </w:r>
      <w:r>
        <w:rPr>
          <w:rFonts w:hint="eastAsia"/>
        </w:rPr>
        <w:t>使用的程式語言</w:t>
      </w:r>
      <w:r w:rsidR="00BB04B7">
        <w:rPr>
          <w:rFonts w:hint="eastAsia"/>
        </w:rPr>
        <w:t xml:space="preserve"> (Python)</w:t>
      </w:r>
      <w:r w:rsidR="003222B6">
        <w:rPr>
          <w:rFonts w:hint="eastAsia"/>
        </w:rPr>
        <w:t>(</w:t>
      </w:r>
      <w:r w:rsidR="003222B6">
        <w:rPr>
          <w:rFonts w:hint="eastAsia"/>
        </w:rPr>
        <w:t>可以</w:t>
      </w:r>
      <w:proofErr w:type="gramStart"/>
      <w:r w:rsidR="003222B6">
        <w:rPr>
          <w:rFonts w:hint="eastAsia"/>
        </w:rPr>
        <w:t>不</w:t>
      </w:r>
      <w:proofErr w:type="gramEnd"/>
      <w:r w:rsidR="003222B6">
        <w:rPr>
          <w:rFonts w:hint="eastAsia"/>
        </w:rPr>
        <w:t>設定</w:t>
      </w:r>
      <w:r w:rsidR="003222B6">
        <w:rPr>
          <w:rFonts w:hint="eastAsia"/>
        </w:rPr>
        <w:t>)</w:t>
      </w:r>
      <w:r>
        <w:rPr>
          <w:rFonts w:hint="eastAsia"/>
        </w:rPr>
        <w:t xml:space="preserve"> 4. </w:t>
      </w:r>
      <w:r>
        <w:rPr>
          <w:rFonts w:hint="eastAsia"/>
        </w:rPr>
        <w:t>版權</w:t>
      </w:r>
      <w:r>
        <w:rPr>
          <w:rFonts w:hint="eastAsia"/>
        </w:rPr>
        <w:t xml:space="preserve"> License</w:t>
      </w:r>
      <w:r w:rsidR="00BB04B7">
        <w:rPr>
          <w:rFonts w:hint="eastAsia"/>
        </w:rPr>
        <w:t xml:space="preserve"> (Apache License 2.0 </w:t>
      </w:r>
      <w:r w:rsidR="00BB04B7">
        <w:rPr>
          <w:rFonts w:hint="eastAsia"/>
        </w:rPr>
        <w:t>很開放的版權</w:t>
      </w:r>
      <w:r w:rsidR="00BB04B7">
        <w:rPr>
          <w:rFonts w:hint="eastAsia"/>
        </w:rPr>
        <w:t>)</w:t>
      </w:r>
      <w:r w:rsidR="003222B6" w:rsidRPr="003222B6">
        <w:rPr>
          <w:rFonts w:hint="eastAsia"/>
        </w:rPr>
        <w:t xml:space="preserve"> </w:t>
      </w:r>
      <w:r w:rsidR="003222B6">
        <w:rPr>
          <w:rFonts w:hint="eastAsia"/>
        </w:rPr>
        <w:t>(</w:t>
      </w:r>
      <w:r w:rsidR="003222B6">
        <w:rPr>
          <w:rFonts w:hint="eastAsia"/>
        </w:rPr>
        <w:t>可以</w:t>
      </w:r>
      <w:proofErr w:type="gramStart"/>
      <w:r w:rsidR="003222B6">
        <w:rPr>
          <w:rFonts w:hint="eastAsia"/>
        </w:rPr>
        <w:t>不</w:t>
      </w:r>
      <w:proofErr w:type="gramEnd"/>
      <w:r w:rsidR="003222B6">
        <w:rPr>
          <w:rFonts w:hint="eastAsia"/>
        </w:rPr>
        <w:t>設定</w:t>
      </w:r>
      <w:r w:rsidR="003222B6">
        <w:rPr>
          <w:rFonts w:hint="eastAsia"/>
        </w:rPr>
        <w:t>)</w:t>
      </w:r>
    </w:p>
    <w:p w:rsidR="00C3320E" w:rsidRDefault="00C3320E"/>
    <w:p w:rsidR="00C3320E" w:rsidRDefault="00C3320E" w:rsidP="00B45DA5">
      <w:pPr>
        <w:pStyle w:val="2"/>
      </w:pPr>
      <w:r>
        <w:rPr>
          <w:rFonts w:hint="eastAsia"/>
        </w:rPr>
        <w:lastRenderedPageBreak/>
        <w:t>刪除專案</w:t>
      </w:r>
    </w:p>
    <w:p w:rsidR="00C3320E" w:rsidRDefault="00C3320E">
      <w:r>
        <w:rPr>
          <w:noProof/>
        </w:rPr>
        <w:drawing>
          <wp:inline distT="0" distB="0" distL="0" distR="0" wp14:anchorId="784F8004" wp14:editId="1C870A78">
            <wp:extent cx="4248150" cy="326281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139" cy="32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0E" w:rsidRDefault="00C3320E">
      <w:r>
        <w:rPr>
          <w:rFonts w:hint="eastAsia"/>
        </w:rPr>
        <w:t>在登入後，在</w:t>
      </w:r>
      <w:proofErr w:type="gramStart"/>
      <w:r>
        <w:rPr>
          <w:rFonts w:hint="eastAsia"/>
        </w:rPr>
        <w:t>自已</w:t>
      </w:r>
      <w:proofErr w:type="gramEnd"/>
      <w:r>
        <w:rPr>
          <w:rFonts w:hint="eastAsia"/>
        </w:rPr>
        <w:t>的案子內，點選</w:t>
      </w:r>
      <w:r>
        <w:rPr>
          <w:rFonts w:hint="eastAsia"/>
        </w:rPr>
        <w:t xml:space="preserve"> Settings</w:t>
      </w:r>
      <w:r>
        <w:rPr>
          <w:rFonts w:hint="eastAsia"/>
        </w:rPr>
        <w:t>後，畫面的最下面，就可以刪除專案了</w:t>
      </w:r>
    </w:p>
    <w:p w:rsidR="00C3320E" w:rsidRDefault="00C3320E">
      <w:r>
        <w:rPr>
          <w:noProof/>
        </w:rPr>
        <w:drawing>
          <wp:inline distT="0" distB="0" distL="0" distR="0" wp14:anchorId="6904517C" wp14:editId="512A9CD5">
            <wp:extent cx="5274310" cy="3019909"/>
            <wp:effectExtent l="19050" t="19050" r="21590" b="2857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9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3320E" w:rsidRDefault="00C3320E">
      <w:r>
        <w:rPr>
          <w:noProof/>
        </w:rPr>
        <w:lastRenderedPageBreak/>
        <w:drawing>
          <wp:inline distT="0" distB="0" distL="0" distR="0" wp14:anchorId="0A477394" wp14:editId="7229A2D8">
            <wp:extent cx="4914900" cy="2495550"/>
            <wp:effectExtent l="19050" t="19050" r="19050" b="190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95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06EEF" w:rsidRDefault="00A06EEF"/>
    <w:p w:rsidR="00A06EEF" w:rsidRDefault="00A06EEF" w:rsidP="00953CCC">
      <w:pPr>
        <w:pStyle w:val="1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裡與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結合</w:t>
      </w:r>
    </w:p>
    <w:p w:rsidR="00A35534" w:rsidRDefault="00A35534" w:rsidP="00A35534">
      <w:pPr>
        <w:pStyle w:val="2"/>
        <w:numPr>
          <w:ilvl w:val="0"/>
          <w:numId w:val="4"/>
        </w:num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 </w:t>
      </w:r>
      <w:r>
        <w:rPr>
          <w:rFonts w:hint="eastAsia"/>
        </w:rPr>
        <w:t>裡註冊使用</w:t>
      </w:r>
      <w:r>
        <w:t xml:space="preserve"> </w:t>
      </w:r>
      <w:proofErr w:type="spellStart"/>
      <w:r>
        <w:rPr>
          <w:rFonts w:hint="eastAsia"/>
        </w:rPr>
        <w:t>Github</w:t>
      </w:r>
      <w:proofErr w:type="spellEnd"/>
    </w:p>
    <w:p w:rsidR="00953CCC" w:rsidRDefault="00953CCC">
      <w:r>
        <w:rPr>
          <w:rFonts w:hint="eastAsia"/>
        </w:rPr>
        <w:t>開啟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後，點左下角的人像</w:t>
      </w:r>
      <w:r w:rsidR="00A35534">
        <w:rPr>
          <w:rFonts w:hint="eastAsia"/>
        </w:rPr>
        <w:t>後，再選「啟用雲端變更</w:t>
      </w:r>
    </w:p>
    <w:p w:rsidR="00953CCC" w:rsidRDefault="00A35534">
      <w:r>
        <w:rPr>
          <w:noProof/>
        </w:rPr>
        <w:drawing>
          <wp:inline distT="0" distB="0" distL="0" distR="0" wp14:anchorId="57491DFE" wp14:editId="30BE157A">
            <wp:extent cx="2640027" cy="3781425"/>
            <wp:effectExtent l="0" t="0" r="825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0027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534" w:rsidRDefault="00A35534"/>
    <w:p w:rsidR="00A35534" w:rsidRDefault="00A35534"/>
    <w:p w:rsidR="00A35534" w:rsidRDefault="005B6E8C">
      <w:r>
        <w:rPr>
          <w:rFonts w:hint="eastAsia"/>
        </w:rPr>
        <w:lastRenderedPageBreak/>
        <w:t>在開出的畫面中，選「利用</w:t>
      </w:r>
      <w:r>
        <w:rPr>
          <w:rFonts w:hint="eastAsia"/>
        </w:rPr>
        <w:t>GitHub</w:t>
      </w:r>
      <w:r>
        <w:rPr>
          <w:rFonts w:hint="eastAsia"/>
        </w:rPr>
        <w:t>登入」</w:t>
      </w:r>
    </w:p>
    <w:p w:rsidR="00953CCC" w:rsidRDefault="00A35534">
      <w:r>
        <w:rPr>
          <w:noProof/>
        </w:rPr>
        <w:drawing>
          <wp:inline distT="0" distB="0" distL="0" distR="0" wp14:anchorId="7C4A4752" wp14:editId="2A464F45">
            <wp:extent cx="5274310" cy="1162912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E8C" w:rsidRDefault="005B6E8C">
      <w:r>
        <w:rPr>
          <w:rFonts w:hint="eastAsia"/>
        </w:rPr>
        <w:t>點選後，若是網頁已經開啟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並登入的話，</w:t>
      </w:r>
      <w:r>
        <w:rPr>
          <w:rFonts w:hint="eastAsia"/>
        </w:rPr>
        <w:t xml:space="preserve"> Visual Studio Code</w:t>
      </w:r>
      <w:r>
        <w:rPr>
          <w:rFonts w:hint="eastAsia"/>
        </w:rPr>
        <w:t>就會開啟網頁，並將訊息傳過去，讓我們可以直接點「</w:t>
      </w:r>
      <w:r>
        <w:rPr>
          <w:rFonts w:hint="eastAsia"/>
        </w:rPr>
        <w:t>Continue</w:t>
      </w:r>
      <w:r>
        <w:rPr>
          <w:rFonts w:hint="eastAsia"/>
        </w:rPr>
        <w:t>」就認證完成。</w:t>
      </w:r>
    </w:p>
    <w:p w:rsidR="005B6E8C" w:rsidRDefault="005B6E8C"/>
    <w:p w:rsidR="005B6E8C" w:rsidRDefault="005B6E8C">
      <w:r>
        <w:rPr>
          <w:noProof/>
        </w:rPr>
        <w:drawing>
          <wp:inline distT="0" distB="0" distL="0" distR="0" wp14:anchorId="0E77AF31" wp14:editId="370F9A3B">
            <wp:extent cx="3305175" cy="2009775"/>
            <wp:effectExtent l="0" t="0" r="9525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E8C" w:rsidRDefault="005B6E8C">
      <w:r>
        <w:rPr>
          <w:noProof/>
        </w:rPr>
        <w:drawing>
          <wp:inline distT="0" distB="0" distL="0" distR="0" wp14:anchorId="0C19D3BA" wp14:editId="55DC3BEB">
            <wp:extent cx="4171950" cy="169545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/>
    <w:p w:rsidR="005B6E8C" w:rsidRDefault="005B6E8C">
      <w:r>
        <w:rPr>
          <w:rFonts w:hint="eastAsia"/>
        </w:rPr>
        <w:lastRenderedPageBreak/>
        <w:t>就可以回來檢查，是否已經登入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帳號了</w:t>
      </w:r>
    </w:p>
    <w:p w:rsidR="005B6E8C" w:rsidRDefault="005B6E8C">
      <w:r>
        <w:rPr>
          <w:noProof/>
        </w:rPr>
        <w:drawing>
          <wp:inline distT="0" distB="0" distL="0" distR="0" wp14:anchorId="61B54E76" wp14:editId="4159D7AF">
            <wp:extent cx="2655827" cy="3168503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6609" cy="31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48" w:rsidRDefault="00EB1148"/>
    <w:p w:rsidR="00E7276B" w:rsidRDefault="00DF1F8A" w:rsidP="00E7276B">
      <w:pPr>
        <w:pStyle w:val="2"/>
      </w:pPr>
      <w:r>
        <w:rPr>
          <w:rFonts w:hint="eastAsia"/>
        </w:rPr>
        <w:t>下載安裝</w:t>
      </w:r>
    </w:p>
    <w:p w:rsidR="00E7276B" w:rsidRDefault="00E7276B" w:rsidP="00E7276B">
      <w:r>
        <w:rPr>
          <w:rFonts w:hint="eastAsia"/>
        </w:rPr>
        <w:t>參考</w:t>
      </w:r>
      <w:r>
        <w:rPr>
          <w:rFonts w:hint="eastAsia"/>
        </w:rPr>
        <w:t>:</w:t>
      </w:r>
      <w:r w:rsidR="00B77380">
        <w:rPr>
          <w:rFonts w:hint="eastAsia"/>
        </w:rPr>
        <w:t xml:space="preserve"> </w:t>
      </w:r>
      <w:r w:rsidRPr="00E7276B">
        <w:t>h</w:t>
      </w:r>
      <w:r w:rsidRPr="00E7276B">
        <w:rPr>
          <w:rFonts w:hint="eastAsia"/>
        </w:rPr>
        <w:t>ttps://medium.com/@newpage0720/vscode</w:t>
      </w:r>
      <w:r w:rsidRPr="00E7276B">
        <w:rPr>
          <w:rFonts w:hint="eastAsia"/>
        </w:rPr>
        <w:t>與</w:t>
      </w:r>
      <w:proofErr w:type="spellStart"/>
      <w:r w:rsidRPr="00E7276B">
        <w:rPr>
          <w:rFonts w:hint="eastAsia"/>
        </w:rPr>
        <w:t>github</w:t>
      </w:r>
      <w:proofErr w:type="spellEnd"/>
      <w:r w:rsidRPr="00E7276B">
        <w:rPr>
          <w:rFonts w:hint="eastAsia"/>
        </w:rPr>
        <w:t>新專案設定</w:t>
      </w:r>
      <w:r w:rsidRPr="00E7276B">
        <w:rPr>
          <w:rFonts w:hint="eastAsia"/>
        </w:rPr>
        <w:t>-4a2b5621a657</w:t>
      </w:r>
      <w:r>
        <w:rPr>
          <w:rFonts w:hint="eastAsia"/>
        </w:rPr>
        <w:t xml:space="preserve"> (</w:t>
      </w:r>
      <w:r>
        <w:rPr>
          <w:rFonts w:hint="eastAsia"/>
        </w:rPr>
        <w:t>裡的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 w:rsidRPr="00E7276B">
        <w:rPr>
          <w:rFonts w:hint="eastAsia"/>
        </w:rPr>
        <w:t>在新安裝的</w:t>
      </w:r>
      <w:proofErr w:type="spellStart"/>
      <w:r w:rsidRPr="00E7276B">
        <w:rPr>
          <w:rFonts w:hint="eastAsia"/>
        </w:rPr>
        <w:t>VSCode</w:t>
      </w:r>
      <w:proofErr w:type="spellEnd"/>
      <w:r w:rsidRPr="00E7276B">
        <w:rPr>
          <w:rFonts w:hint="eastAsia"/>
        </w:rPr>
        <w:t>上面設定與</w:t>
      </w:r>
      <w:proofErr w:type="spellStart"/>
      <w:r w:rsidRPr="00E7276B">
        <w:rPr>
          <w:rFonts w:hint="eastAsia"/>
        </w:rPr>
        <w:t>Github</w:t>
      </w:r>
      <w:proofErr w:type="spellEnd"/>
      <w:r w:rsidRPr="00E7276B">
        <w:rPr>
          <w:rFonts w:hint="eastAsia"/>
        </w:rPr>
        <w:t>的連結</w:t>
      </w:r>
      <w:r>
        <w:rPr>
          <w:rFonts w:hint="eastAsia"/>
        </w:rPr>
        <w:t>」</w:t>
      </w:r>
      <w:r>
        <w:rPr>
          <w:rFonts w:hint="eastAsia"/>
        </w:rPr>
        <w:t>)</w:t>
      </w:r>
    </w:p>
    <w:p w:rsidR="005E495D" w:rsidRPr="00E7276B" w:rsidRDefault="005E495D" w:rsidP="00E7276B">
      <w:r>
        <w:rPr>
          <w:rFonts w:hint="eastAsia"/>
        </w:rPr>
        <w:t>與</w:t>
      </w:r>
      <w:r>
        <w:rPr>
          <w:rFonts w:hint="eastAsia"/>
        </w:rPr>
        <w:t xml:space="preserve"> </w:t>
      </w:r>
      <w:r w:rsidRPr="005E495D">
        <w:t>https://ithelp.ithome.com.tw/articles/10322227</w:t>
      </w:r>
    </w:p>
    <w:p w:rsidR="00DF1F8A" w:rsidRDefault="00DF1F8A">
      <w:r>
        <w:rPr>
          <w:noProof/>
        </w:rPr>
        <w:drawing>
          <wp:inline distT="0" distB="0" distL="0" distR="0">
            <wp:extent cx="5274310" cy="3232399"/>
            <wp:effectExtent l="0" t="0" r="2540" b="6350"/>
            <wp:docPr id="3" name="圖片 3" descr="https://miro.medium.com/v2/resize:fit:700/1*s6tjp058kgKcOviZUW8z3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700/1*s6tjp058kgKcOviZUW8z3g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F8A" w:rsidRDefault="00E7276B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裡，點畫面左上角的分支圖案後，點選「下載適用於</w:t>
      </w:r>
      <w:r>
        <w:rPr>
          <w:rFonts w:hint="eastAsia"/>
        </w:rPr>
        <w:t xml:space="preserve"> Windows</w:t>
      </w:r>
      <w:r>
        <w:rPr>
          <w:rFonts w:hint="eastAsia"/>
        </w:rPr>
        <w:t>的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」</w:t>
      </w:r>
    </w:p>
    <w:p w:rsidR="009722DD" w:rsidRPr="009722DD" w:rsidRDefault="009722DD" w:rsidP="009722DD">
      <w:pPr>
        <w:widowControl/>
        <w:shd w:val="clear" w:color="auto" w:fill="FFFFFF"/>
        <w:spacing w:before="514" w:line="480" w:lineRule="atLeast"/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</w:pP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lastRenderedPageBreak/>
        <w:t>出現以下對話視窗</w:t>
      </w:r>
    </w:p>
    <w:p w:rsidR="009722DD" w:rsidRPr="009722DD" w:rsidRDefault="009722DD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>
            <wp:extent cx="6124353" cy="1973600"/>
            <wp:effectExtent l="0" t="0" r="0" b="7620"/>
            <wp:docPr id="15" name="圖片 15" descr="https://miro.medium.com/v2/resize:fit:692/1*6uiS9srxhzCJpwXC5W_p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692/1*6uiS9srxhzCJpwXC5W_pCg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530" cy="197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2DD" w:rsidRPr="009722DD" w:rsidRDefault="009722DD" w:rsidP="009722DD">
      <w:pPr>
        <w:widowControl/>
        <w:shd w:val="clear" w:color="auto" w:fill="FFFFFF"/>
        <w:spacing w:before="514" w:line="480" w:lineRule="atLeast"/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</w:pP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下載</w:t>
      </w:r>
      <w:proofErr w:type="spellStart"/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git</w:t>
      </w:r>
      <w:proofErr w:type="spellEnd"/>
    </w:p>
    <w:p w:rsidR="009722DD" w:rsidRPr="009722DD" w:rsidRDefault="009722DD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>
            <wp:extent cx="6667500" cy="3962400"/>
            <wp:effectExtent l="0" t="0" r="0" b="0"/>
            <wp:docPr id="14" name="圖片 14" descr="https://miro.medium.com/v2/resize:fit:700/1*4ee4JmHzlXukWCADNBO9j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v2/resize:fit:700/1*4ee4JmHzlXukWCADNBO9jg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2DD" w:rsidRPr="009722DD" w:rsidRDefault="009722DD" w:rsidP="009722DD">
      <w:pPr>
        <w:widowControl/>
        <w:shd w:val="clear" w:color="auto" w:fill="FFFFFF"/>
        <w:spacing w:before="514" w:line="480" w:lineRule="atLeast"/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</w:pP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安裝</w:t>
      </w:r>
      <w:proofErr w:type="spellStart"/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git</w:t>
      </w:r>
      <w:proofErr w:type="spellEnd"/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，基本上就是一直</w:t>
      </w: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[</w:t>
      </w: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下一步</w:t>
      </w: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]</w:t>
      </w:r>
      <w:r w:rsidRPr="009722DD">
        <w:rPr>
          <w:rFonts w:ascii="Georgia" w:eastAsia="新細明體" w:hAnsi="Georgia" w:cs="新細明體"/>
          <w:color w:val="242424"/>
          <w:spacing w:val="-1"/>
          <w:kern w:val="0"/>
          <w:sz w:val="30"/>
          <w:szCs w:val="30"/>
        </w:rPr>
        <w:t>就能完成。</w:t>
      </w:r>
    </w:p>
    <w:p w:rsidR="009722DD" w:rsidRPr="009722DD" w:rsidRDefault="009722DD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>
            <wp:extent cx="6667500" cy="5248275"/>
            <wp:effectExtent l="0" t="0" r="0" b="9525"/>
            <wp:docPr id="13" name="圖片 13" descr="https://miro.medium.com/v2/resize:fit:700/1*9ZDsQaqZ4EXRdxXOWvox_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:fit:700/1*9ZDsQaqZ4EXRdxXOWvox_g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2DD" w:rsidRDefault="009722DD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>
            <wp:extent cx="5168482" cy="4068334"/>
            <wp:effectExtent l="0" t="0" r="0" b="8890"/>
            <wp:docPr id="8" name="圖片 8" descr="https://miro.medium.com/v2/resize:fit:700/1*ihoIxXFVPRYU0TtJno35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v2/resize:fit:700/1*ihoIxXFVPRYU0TtJno35ng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05" cy="407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4A2" w:rsidRDefault="00C534A2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C534A2" w:rsidRPr="00634B1D" w:rsidRDefault="00C534A2" w:rsidP="00634B1D">
      <w:pPr>
        <w:rPr>
          <w:rFonts w:asciiTheme="minorEastAsia" w:hAnsiTheme="minorEastAsia"/>
        </w:rPr>
      </w:pPr>
      <w:r w:rsidRPr="00634B1D">
        <w:rPr>
          <w:rFonts w:asciiTheme="minorEastAsia" w:hAnsiTheme="minorEastAsia" w:hint="eastAsia"/>
        </w:rPr>
        <w:t xml:space="preserve">設定預設使用的編輯器，這裡設定給 </w:t>
      </w:r>
      <w:proofErr w:type="spellStart"/>
      <w:r w:rsidRPr="00634B1D">
        <w:rPr>
          <w:rFonts w:asciiTheme="minorEastAsia" w:hAnsiTheme="minorEastAsia" w:hint="eastAsia"/>
        </w:rPr>
        <w:t>VSCode</w:t>
      </w:r>
      <w:proofErr w:type="spellEnd"/>
    </w:p>
    <w:p w:rsidR="00C534A2" w:rsidRDefault="00C534A2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inline distT="0" distB="0" distL="0" distR="0" wp14:anchorId="635099EE" wp14:editId="55BDA068">
            <wp:extent cx="5082639" cy="3972403"/>
            <wp:effectExtent l="0" t="0" r="381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5683" cy="39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B1D" w:rsidRDefault="00634B1D" w:rsidP="00634B1D">
      <w:r>
        <w:lastRenderedPageBreak/>
        <w:t>這裡讓我們設定「預設分支」名稱。</w:t>
      </w:r>
      <w:r>
        <w:br/>
      </w:r>
      <w:r>
        <w:t>第一個選項</w:t>
      </w:r>
      <w:r>
        <w:t>(</w:t>
      </w:r>
      <w:r>
        <w:t>預設</w:t>
      </w:r>
      <w:r>
        <w:t>)</w:t>
      </w:r>
      <w:r>
        <w:t>會把分支設定成</w:t>
      </w:r>
      <w:r>
        <w:t> </w:t>
      </w:r>
      <w:r>
        <w:rPr>
          <w:rStyle w:val="HTML1"/>
          <w:rFonts w:ascii="Consolas" w:hAnsi="Consolas"/>
          <w:color w:val="C7254E"/>
          <w:shd w:val="clear" w:color="auto" w:fill="F9F2F4"/>
        </w:rPr>
        <w:t>master</w:t>
      </w:r>
      <w:r>
        <w:t>。</w:t>
      </w:r>
      <w:r>
        <w:br/>
      </w:r>
      <w:r>
        <w:t>第二</w:t>
      </w:r>
      <w:proofErr w:type="gramStart"/>
      <w:r>
        <w:t>個</w:t>
      </w:r>
      <w:proofErr w:type="gramEnd"/>
      <w:r>
        <w:t>則能讓我們自定義，例如有人希望預設分支叫</w:t>
      </w:r>
      <w:r>
        <w:t> </w:t>
      </w:r>
      <w:r>
        <w:rPr>
          <w:rStyle w:val="HTML1"/>
          <w:rFonts w:ascii="Consolas" w:hAnsi="Consolas"/>
          <w:color w:val="C7254E"/>
          <w:shd w:val="clear" w:color="auto" w:fill="F9F2F4"/>
        </w:rPr>
        <w:t>main</w:t>
      </w:r>
      <w:r>
        <w:t>，可以在這裡設定。</w:t>
      </w:r>
      <w:r>
        <w:br/>
      </w:r>
      <w:r>
        <w:t>這個設定如果未來有需要，也可以去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的設定</w:t>
      </w:r>
      <w:proofErr w:type="gramStart"/>
      <w:r>
        <w:t>檔</w:t>
      </w:r>
      <w:proofErr w:type="gramEnd"/>
      <w:r>
        <w:t>添加設定。</w:t>
      </w:r>
      <w:r>
        <w:br/>
      </w:r>
      <w:r>
        <w:rPr>
          <w:noProof/>
        </w:rPr>
        <w:drawing>
          <wp:inline distT="0" distB="0" distL="0" distR="0" wp14:anchorId="1C60D658" wp14:editId="4A0BBFA4">
            <wp:extent cx="5690530" cy="4512623"/>
            <wp:effectExtent l="0" t="0" r="5715" b="2540"/>
            <wp:docPr id="35" name="圖片 35" descr="設定預設分支名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設定預設分支名稱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557" cy="452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1D" w:rsidRDefault="00634B1D" w:rsidP="00634B1D"/>
    <w:p w:rsidR="00B77380" w:rsidRDefault="00B77380" w:rsidP="00634B1D"/>
    <w:p w:rsidR="00B77380" w:rsidRDefault="00B77380">
      <w:pPr>
        <w:widowControl/>
      </w:pPr>
      <w:r>
        <w:br w:type="page"/>
      </w:r>
    </w:p>
    <w:p w:rsidR="00634B1D" w:rsidRDefault="00634B1D" w:rsidP="00634B1D">
      <w:pPr>
        <w:rPr>
          <w:rStyle w:val="a8"/>
          <w:rFonts w:ascii="Helvetica" w:hAnsi="Helvetica" w:cs="Helvetica"/>
          <w:color w:val="303233"/>
          <w:sz w:val="27"/>
          <w:szCs w:val="27"/>
        </w:rPr>
      </w:pPr>
      <w:r>
        <w:lastRenderedPageBreak/>
        <w:t>這步特別重要，預設的選項</w:t>
      </w:r>
      <w:r>
        <w:t>(</w:t>
      </w:r>
      <w:r>
        <w:t>紅框</w:t>
      </w:r>
      <w:r>
        <w:t>)</w:t>
      </w:r>
      <w:r>
        <w:t>會幫我們把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工具加到</w:t>
      </w:r>
      <w:r>
        <w:t xml:space="preserve"> </w:t>
      </w:r>
      <w:r>
        <w:t>「命令提示字元」的環境變數，讓我們在</w:t>
      </w:r>
      <w:r>
        <w:t> </w:t>
      </w:r>
      <w:r>
        <w:rPr>
          <w:rStyle w:val="HTML1"/>
          <w:rFonts w:ascii="Consolas" w:hAnsi="Consolas"/>
          <w:color w:val="C7254E"/>
          <w:shd w:val="clear" w:color="auto" w:fill="F9F2F4"/>
        </w:rPr>
        <w:t>CMD</w:t>
      </w:r>
      <w:r>
        <w:t> </w:t>
      </w:r>
      <w:r>
        <w:t>或</w:t>
      </w:r>
      <w:r>
        <w:t> </w:t>
      </w:r>
      <w:r>
        <w:rPr>
          <w:rStyle w:val="HTML1"/>
          <w:rFonts w:ascii="Consolas" w:hAnsi="Consolas"/>
          <w:color w:val="C7254E"/>
          <w:shd w:val="clear" w:color="auto" w:fill="F9F2F4"/>
        </w:rPr>
        <w:t>PowerShell</w:t>
      </w:r>
      <w:r>
        <w:t> </w:t>
      </w:r>
      <w:r>
        <w:t>也能執行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指令，這步記得要</w:t>
      </w:r>
      <w:r>
        <w:t> 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</w:p>
    <w:p w:rsidR="00634B1D" w:rsidRDefault="00634B1D" w:rsidP="00634B1D">
      <w:r>
        <w:rPr>
          <w:noProof/>
        </w:rPr>
        <w:drawing>
          <wp:inline distT="0" distB="0" distL="0" distR="0" wp14:anchorId="15F2B033" wp14:editId="1A5E5C03">
            <wp:extent cx="5274310" cy="3602110"/>
            <wp:effectExtent l="0" t="0" r="2540" b="0"/>
            <wp:docPr id="34" name="圖片 34" descr="設定 Git 在命令提示字元的環境變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設定 Git 在命令提示字元的環境變數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1D" w:rsidRDefault="00634B1D" w:rsidP="00634B1D"/>
    <w:p w:rsidR="00634B1D" w:rsidRDefault="00634B1D" w:rsidP="00634B1D">
      <w:r>
        <w:t>再來是詢問我們要用預設還是外部</w:t>
      </w:r>
      <w:r>
        <w:t xml:space="preserve"> SSH</w:t>
      </w:r>
      <w:r>
        <w:t>，這裡</w:t>
      </w:r>
      <w:r>
        <w:t> 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即可。</w:t>
      </w:r>
      <w:r>
        <w:br/>
      </w:r>
      <w:r>
        <w:rPr>
          <w:noProof/>
        </w:rPr>
        <w:drawing>
          <wp:inline distT="0" distB="0" distL="0" distR="0" wp14:anchorId="30FC9D82" wp14:editId="66334377">
            <wp:extent cx="4750130" cy="3766881"/>
            <wp:effectExtent l="0" t="0" r="0" b="5080"/>
            <wp:docPr id="33" name="圖片 33" descr="預設或外部 S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預設或外部 SSH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90" cy="376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1D" w:rsidRDefault="00634B1D" w:rsidP="00634B1D">
      <w:r>
        <w:lastRenderedPageBreak/>
        <w:t>這步是要設定我們在「地端儲存庫」要與「遠端儲存庫」連線時預設使用的機制，若沒特殊需求</w:t>
      </w:r>
      <w:r>
        <w:t>(</w:t>
      </w:r>
      <w:r>
        <w:t>例如須透過</w:t>
      </w:r>
      <w:r>
        <w:t xml:space="preserve"> AD </w:t>
      </w:r>
      <w:r>
        <w:t>網域連線</w:t>
      </w:r>
      <w:r>
        <w:t>)</w:t>
      </w:r>
      <w:r>
        <w:t>，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即可。</w:t>
      </w:r>
      <w:r>
        <w:br/>
      </w:r>
      <w:r>
        <w:rPr>
          <w:noProof/>
        </w:rPr>
        <w:drawing>
          <wp:inline distT="0" distB="0" distL="0" distR="0" wp14:anchorId="57B011C2" wp14:editId="18A61E0A">
            <wp:extent cx="4833257" cy="3832800"/>
            <wp:effectExtent l="0" t="0" r="5715" b="0"/>
            <wp:docPr id="32" name="圖片 32" descr="地端儲存庫與遠端儲存庫預設連線機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地端儲存庫與遠端儲存庫預設連線機制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940" cy="383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380" w:rsidRDefault="00B77380">
      <w:pPr>
        <w:widowControl/>
      </w:pPr>
      <w:r>
        <w:br w:type="page"/>
      </w:r>
    </w:p>
    <w:p w:rsidR="00B77380" w:rsidRDefault="00B77380" w:rsidP="00634B1D"/>
    <w:p w:rsidR="00634B1D" w:rsidRDefault="00634B1D" w:rsidP="00634B1D">
      <w:r>
        <w:t>在團隊如果同時有</w:t>
      </w:r>
      <w:r>
        <w:t xml:space="preserve"> Mac </w:t>
      </w:r>
      <w:r>
        <w:t>以及</w:t>
      </w:r>
      <w:r>
        <w:t xml:space="preserve"> Windows </w:t>
      </w:r>
      <w:r>
        <w:t>電腦的使用者，這裡的選擇就會影響彼此的合作。由於</w:t>
      </w:r>
      <w:r>
        <w:t xml:space="preserve"> Windows </w:t>
      </w:r>
      <w:r>
        <w:t>在文件的換行符號是</w:t>
      </w:r>
      <w:r>
        <w:t xml:space="preserve"> CRLF </w:t>
      </w:r>
      <w:r>
        <w:t>，而</w:t>
      </w:r>
      <w:r>
        <w:t xml:space="preserve"> Mac </w:t>
      </w:r>
      <w:r>
        <w:t>電腦則是</w:t>
      </w:r>
      <w:r>
        <w:t xml:space="preserve"> LF </w:t>
      </w:r>
      <w:r>
        <w:t>，預設選項在檔案紀錄在</w:t>
      </w:r>
      <w:proofErr w:type="gramStart"/>
      <w:r>
        <w:t>儲存庫時</w:t>
      </w:r>
      <w:proofErr w:type="gramEnd"/>
      <w:r>
        <w:t>，會自動把換行符號轉換成</w:t>
      </w:r>
      <w:r>
        <w:t xml:space="preserve"> LF</w:t>
      </w:r>
      <w:r>
        <w:t>，保持一致性，所以這步建議一定要</w:t>
      </w:r>
      <w:r>
        <w:t> 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。</w:t>
      </w:r>
      <w:r>
        <w:br/>
      </w:r>
      <w:r>
        <w:rPr>
          <w:noProof/>
        </w:rPr>
        <w:drawing>
          <wp:inline distT="0" distB="0" distL="0" distR="0" wp14:anchorId="37DB21F3" wp14:editId="6CB24995">
            <wp:extent cx="5581403" cy="4426086"/>
            <wp:effectExtent l="0" t="0" r="635" b="0"/>
            <wp:docPr id="31" name="圖片 31" descr="選擇 window commit 轉換換行符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選擇 window commit 轉換換行符號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935" cy="442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380" w:rsidRDefault="00B77380">
      <w:pPr>
        <w:widowControl/>
      </w:pPr>
      <w:r>
        <w:br w:type="page"/>
      </w:r>
    </w:p>
    <w:p w:rsidR="00634B1D" w:rsidRDefault="00634B1D" w:rsidP="00634B1D">
      <w:pPr>
        <w:rPr>
          <w:color w:val="606870"/>
          <w:sz w:val="26"/>
          <w:szCs w:val="26"/>
        </w:rPr>
      </w:pPr>
      <w:r>
        <w:rPr>
          <w:color w:val="606870"/>
          <w:sz w:val="26"/>
          <w:szCs w:val="26"/>
        </w:rPr>
        <w:lastRenderedPageBreak/>
        <w:t>對</w:t>
      </w:r>
      <w:r>
        <w:rPr>
          <w:color w:val="606870"/>
          <w:sz w:val="26"/>
          <w:szCs w:val="26"/>
        </w:rPr>
        <w:t xml:space="preserve"> CRLF </w:t>
      </w:r>
      <w:r>
        <w:rPr>
          <w:color w:val="606870"/>
          <w:sz w:val="26"/>
          <w:szCs w:val="26"/>
        </w:rPr>
        <w:t>跟</w:t>
      </w:r>
      <w:r>
        <w:rPr>
          <w:color w:val="606870"/>
          <w:sz w:val="26"/>
          <w:szCs w:val="26"/>
        </w:rPr>
        <w:t xml:space="preserve"> LF </w:t>
      </w:r>
      <w:r>
        <w:rPr>
          <w:color w:val="606870"/>
          <w:sz w:val="26"/>
          <w:szCs w:val="26"/>
        </w:rPr>
        <w:t>有興趣的讀者，可以參考</w:t>
      </w:r>
      <w:proofErr w:type="gramStart"/>
      <w:r>
        <w:rPr>
          <w:color w:val="606870"/>
          <w:sz w:val="26"/>
          <w:szCs w:val="26"/>
        </w:rPr>
        <w:t>保哥寫</w:t>
      </w:r>
      <w:proofErr w:type="gramEnd"/>
      <w:r>
        <w:rPr>
          <w:color w:val="606870"/>
          <w:sz w:val="26"/>
          <w:szCs w:val="26"/>
        </w:rPr>
        <w:t>的</w:t>
      </w:r>
      <w:r>
        <w:rPr>
          <w:color w:val="606870"/>
          <w:sz w:val="26"/>
          <w:szCs w:val="26"/>
        </w:rPr>
        <w:t> </w:t>
      </w:r>
      <w:hyperlink r:id="rId30" w:history="1">
        <w:r>
          <w:rPr>
            <w:rStyle w:val="a7"/>
            <w:rFonts w:ascii="Helvetica" w:hAnsi="Helvetica" w:cs="Helvetica"/>
            <w:color w:val="00A0E9"/>
            <w:sz w:val="26"/>
            <w:szCs w:val="26"/>
          </w:rPr>
          <w:t>這篇文章</w:t>
        </w:r>
      </w:hyperlink>
    </w:p>
    <w:p w:rsidR="00634B1D" w:rsidRDefault="00634B1D" w:rsidP="00634B1D">
      <w:r>
        <w:t>這步在設定</w:t>
      </w:r>
      <w:r>
        <w:t xml:space="preserve"> </w:t>
      </w:r>
      <w:proofErr w:type="spellStart"/>
      <w:r>
        <w:t>Git</w:t>
      </w:r>
      <w:proofErr w:type="spellEnd"/>
      <w:r>
        <w:t xml:space="preserve"> Bash </w:t>
      </w:r>
      <w:r>
        <w:t>環境指令</w:t>
      </w:r>
      <w:r>
        <w:t>(</w:t>
      </w:r>
      <w:r>
        <w:t>預設是</w:t>
      </w:r>
      <w:proofErr w:type="spellStart"/>
      <w:r>
        <w:t>linux</w:t>
      </w:r>
      <w:proofErr w:type="spellEnd"/>
      <w:r>
        <w:t>指令</w:t>
      </w:r>
      <w:r>
        <w:t xml:space="preserve">) </w:t>
      </w:r>
      <w:r>
        <w:t>是否要改成</w:t>
      </w:r>
      <w:r>
        <w:t xml:space="preserve"> windows </w:t>
      </w:r>
      <w:r>
        <w:t>的指令。</w:t>
      </w:r>
      <w:r>
        <w:br/>
      </w:r>
      <w:r>
        <w:t>如果有這個需求可以在這裡更改，用不到</w:t>
      </w:r>
      <w:r>
        <w:t> </w:t>
      </w:r>
      <w:del w:id="0" w:author="Unknown">
        <w:r>
          <w:delText>(</w:delText>
        </w:r>
        <w:r>
          <w:delText>或看不懂這在說啥</w:delText>
        </w:r>
        <w:r>
          <w:delText>)</w:delText>
        </w:r>
      </w:del>
      <w:r>
        <w:t> </w:t>
      </w:r>
      <w:r>
        <w:t>的話，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就好。</w:t>
      </w:r>
      <w:r>
        <w:br/>
      </w:r>
      <w:r>
        <w:rPr>
          <w:noProof/>
        </w:rPr>
        <w:drawing>
          <wp:inline distT="0" distB="0" distL="0" distR="0" wp14:anchorId="0EBDBEF6" wp14:editId="20539127">
            <wp:extent cx="4536374" cy="3597371"/>
            <wp:effectExtent l="0" t="0" r="0" b="3175"/>
            <wp:docPr id="30" name="圖片 30" descr="設定 git bash 是否更換預設指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設定 git bash 是否更換預設指令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02" cy="360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380" w:rsidRDefault="00B77380" w:rsidP="00634B1D"/>
    <w:p w:rsidR="00634B1D" w:rsidRDefault="00634B1D" w:rsidP="00634B1D">
      <w:r>
        <w:t>這步在設定預設的</w:t>
      </w:r>
      <w:r>
        <w:t> </w:t>
      </w:r>
      <w:proofErr w:type="spellStart"/>
      <w:r>
        <w:rPr>
          <w:rStyle w:val="HTML1"/>
          <w:rFonts w:ascii="Consolas" w:hAnsi="Consolas"/>
          <w:color w:val="C7254E"/>
          <w:shd w:val="clear" w:color="auto" w:fill="F9F2F4"/>
        </w:rPr>
        <w:t>git</w:t>
      </w:r>
      <w:proofErr w:type="spellEnd"/>
      <w:r>
        <w:rPr>
          <w:rStyle w:val="HTML1"/>
          <w:rFonts w:ascii="Consolas" w:hAnsi="Consolas"/>
          <w:color w:val="C7254E"/>
          <w:shd w:val="clear" w:color="auto" w:fill="F9F2F4"/>
        </w:rPr>
        <w:t xml:space="preserve"> pull</w:t>
      </w:r>
      <w:r>
        <w:t> </w:t>
      </w:r>
      <w:r>
        <w:t>要用什麼方式，一樣</w:t>
      </w:r>
      <w:r>
        <w:t> 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值即可。</w:t>
      </w:r>
      <w:r>
        <w:br/>
      </w:r>
      <w:r>
        <w:rPr>
          <w:noProof/>
        </w:rPr>
        <w:drawing>
          <wp:inline distT="0" distB="0" distL="0" distR="0" wp14:anchorId="40F437F8" wp14:editId="741404C6">
            <wp:extent cx="4627299" cy="3669475"/>
            <wp:effectExtent l="0" t="0" r="1905" b="7620"/>
            <wp:docPr id="29" name="圖片 29" descr="設定 git pull 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設定 git pull 模式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43" cy="367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1D" w:rsidRDefault="00634B1D" w:rsidP="00634B1D">
      <w:r>
        <w:lastRenderedPageBreak/>
        <w:t>這步是讓我們設定預設的密碼管理工具，用來記憶在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輸入的密碼，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即可。</w:t>
      </w:r>
      <w:r>
        <w:br/>
      </w:r>
      <w:r>
        <w:rPr>
          <w:noProof/>
        </w:rPr>
        <w:drawing>
          <wp:inline distT="0" distB="0" distL="0" distR="0" wp14:anchorId="3F081E69" wp14:editId="35836D00">
            <wp:extent cx="4455042" cy="3532874"/>
            <wp:effectExtent l="0" t="0" r="3175" b="0"/>
            <wp:docPr id="28" name="圖片 28" descr="設定密碼管理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設定密碼管理工具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277" cy="35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380" w:rsidRDefault="00B77380" w:rsidP="00634B1D"/>
    <w:p w:rsidR="00634B1D" w:rsidRDefault="00634B1D" w:rsidP="00634B1D">
      <w:r>
        <w:t>這步是設定一些額外的操作，像是第一個選項可以對檔案進行一些快取，加快我們使用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gramStart"/>
      <w:r>
        <w:t>的體感</w:t>
      </w:r>
      <w:proofErr w:type="gramEnd"/>
      <w:r>
        <w:t>。</w:t>
      </w:r>
      <w:r>
        <w:br/>
      </w:r>
      <w:r>
        <w:rPr>
          <w:noProof/>
        </w:rPr>
        <w:drawing>
          <wp:inline distT="0" distB="0" distL="0" distR="0" wp14:anchorId="0DF95E16" wp14:editId="329B379A">
            <wp:extent cx="4912242" cy="3895436"/>
            <wp:effectExtent l="0" t="0" r="3175" b="0"/>
            <wp:docPr id="27" name="圖片 27" descr="設定額外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設定額外操作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903" cy="390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1D" w:rsidRDefault="00634B1D" w:rsidP="00634B1D">
      <w:r>
        <w:lastRenderedPageBreak/>
        <w:t>最後則是一些實驗性功能選項，畢竟還沒穩定，我們就</w:t>
      </w:r>
      <w:r>
        <w:t> </w:t>
      </w:r>
      <w:r>
        <w:rPr>
          <w:rStyle w:val="a8"/>
          <w:rFonts w:ascii="Helvetica" w:hAnsi="Helvetica" w:cs="Helvetica"/>
          <w:color w:val="303233"/>
          <w:sz w:val="27"/>
          <w:szCs w:val="27"/>
        </w:rPr>
        <w:t>維持預設值</w:t>
      </w:r>
      <w:r>
        <w:t> </w:t>
      </w:r>
      <w:r>
        <w:t>不勾選，直接點擊「安裝」按鈕。</w:t>
      </w:r>
      <w:r>
        <w:br/>
      </w:r>
      <w:r>
        <w:rPr>
          <w:noProof/>
        </w:rPr>
        <w:drawing>
          <wp:inline distT="0" distB="0" distL="0" distR="0" wp14:anchorId="07B0DEF9" wp14:editId="2766A9A3">
            <wp:extent cx="5474438" cy="4341261"/>
            <wp:effectExtent l="0" t="0" r="0" b="2540"/>
            <wp:docPr id="26" name="圖片 26" descr="設定實驗性選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設定實驗性選項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90" cy="434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B1D" w:rsidRPr="00634B1D" w:rsidRDefault="00634B1D" w:rsidP="00634B1D"/>
    <w:p w:rsidR="009722DD" w:rsidRPr="009722DD" w:rsidRDefault="009722DD" w:rsidP="00634B1D">
      <w:pPr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28868804" wp14:editId="4C1CC4F7">
            <wp:extent cx="3863227" cy="3040912"/>
            <wp:effectExtent l="0" t="0" r="4445" b="7620"/>
            <wp:docPr id="5" name="圖片 5" descr="https://miro.medium.com/v2/resize:fit:700/1*miJZZtCO6QHkjEgJFyor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v2/resize:fit:700/1*miJZZtCO6QHkjEgJFyorrg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304" cy="304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2DD" w:rsidRPr="009722DD" w:rsidRDefault="009722DD" w:rsidP="009722D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>
            <wp:extent cx="5362592" cy="4221126"/>
            <wp:effectExtent l="0" t="0" r="0" b="8255"/>
            <wp:docPr id="4" name="圖片 4" descr="https://miro.medium.com/v2/resize:fit:700/1*huJ1aAvFPTx3nZBsb-3Qj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iro.medium.com/v2/resize:fit:700/1*huJ1aAvFPTx3nZBsb-3QjQ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05" cy="422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E14" w:rsidRDefault="00BC2E14" w:rsidP="005E495D"/>
    <w:p w:rsidR="009722DD" w:rsidRPr="005E495D" w:rsidRDefault="005E495D" w:rsidP="005E495D">
      <w:pPr>
        <w:rPr>
          <w:rFonts w:asciiTheme="minorEastAsia" w:hAnsiTheme="minorEastAsia"/>
        </w:rPr>
      </w:pPr>
      <w:r w:rsidRPr="005E495D">
        <w:rPr>
          <w:rFonts w:asciiTheme="minorEastAsia" w:hAnsiTheme="minorEastAsia" w:hint="eastAsia"/>
          <w:highlight w:val="yellow"/>
        </w:rPr>
        <w:t xml:space="preserve">安裝完後，重新開啟 </w:t>
      </w:r>
      <w:proofErr w:type="spellStart"/>
      <w:r w:rsidRPr="005E495D">
        <w:rPr>
          <w:rFonts w:asciiTheme="minorEastAsia" w:hAnsiTheme="minorEastAsia" w:hint="eastAsia"/>
          <w:highlight w:val="yellow"/>
        </w:rPr>
        <w:t>VSCode</w:t>
      </w:r>
      <w:proofErr w:type="spellEnd"/>
      <w:r w:rsidRPr="005E495D">
        <w:rPr>
          <w:rFonts w:asciiTheme="minorEastAsia" w:hAnsiTheme="minorEastAsia" w:hint="eastAsia"/>
          <w:highlight w:val="yellow"/>
        </w:rPr>
        <w:t>，</w:t>
      </w:r>
      <w:proofErr w:type="spellStart"/>
      <w:r w:rsidRPr="005E495D">
        <w:rPr>
          <w:rFonts w:asciiTheme="minorEastAsia" w:hAnsiTheme="minorEastAsia" w:hint="eastAsia"/>
          <w:highlight w:val="yellow"/>
        </w:rPr>
        <w:t>Github</w:t>
      </w:r>
      <w:proofErr w:type="spellEnd"/>
      <w:r w:rsidRPr="005E495D">
        <w:rPr>
          <w:rFonts w:asciiTheme="minorEastAsia" w:hAnsiTheme="minorEastAsia" w:hint="eastAsia"/>
          <w:highlight w:val="yellow"/>
        </w:rPr>
        <w:t xml:space="preserve"> 才會有作用</w:t>
      </w:r>
    </w:p>
    <w:p w:rsidR="00E7276B" w:rsidRDefault="00E7276B"/>
    <w:p w:rsidR="00BC2E14" w:rsidRDefault="00BC2E14"/>
    <w:p w:rsidR="00BC2E14" w:rsidRDefault="00BC2E14">
      <w:r>
        <w:rPr>
          <w:rFonts w:hint="eastAsia"/>
        </w:rPr>
        <w:t xml:space="preserve">== ??? </w:t>
      </w:r>
      <w:r>
        <w:rPr>
          <w:rFonts w:hint="eastAsia"/>
        </w:rPr>
        <w:t>需要另外寫</w:t>
      </w:r>
      <w:r>
        <w:rPr>
          <w:rFonts w:hint="eastAsia"/>
        </w:rPr>
        <w:t xml:space="preserve"> </w:t>
      </w:r>
      <w:r>
        <w:rPr>
          <w:rFonts w:hint="eastAsia"/>
        </w:rPr>
        <w:t>在本機啟動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 w:rsidR="003606F8">
        <w:rPr>
          <w:rFonts w:hint="eastAsia"/>
        </w:rPr>
        <w:t xml:space="preserve"> </w:t>
      </w:r>
      <w:r w:rsidR="003606F8">
        <w:rPr>
          <w:rFonts w:hint="eastAsia"/>
        </w:rPr>
        <w:t>好像不需要這步驟</w:t>
      </w:r>
      <w:r w:rsidR="003606F8">
        <w:rPr>
          <w:rFonts w:hint="eastAsia"/>
        </w:rPr>
        <w:t xml:space="preserve"> </w:t>
      </w:r>
      <w:r>
        <w:rPr>
          <w:rFonts w:hint="eastAsia"/>
        </w:rPr>
        <w:t>===========</w:t>
      </w:r>
    </w:p>
    <w:p w:rsidR="00032D25" w:rsidRPr="00BC2E14" w:rsidRDefault="00032D25" w:rsidP="00032D25">
      <w:pPr>
        <w:pStyle w:val="2"/>
      </w:pPr>
      <w:r>
        <w:rPr>
          <w:rFonts w:hint="eastAsia"/>
        </w:rPr>
        <w:t>本機啟動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</w:p>
    <w:p w:rsidR="003B13EB" w:rsidRDefault="005E495D">
      <w:r>
        <w:rPr>
          <w:rFonts w:hint="eastAsia"/>
        </w:rPr>
        <w:t>重新開啟</w:t>
      </w:r>
      <w:r w:rsidR="003B13EB">
        <w:rPr>
          <w:rFonts w:hint="eastAsia"/>
        </w:rPr>
        <w:t>後</w:t>
      </w:r>
      <w:r>
        <w:rPr>
          <w:rFonts w:hint="eastAsia"/>
        </w:rPr>
        <w:t>，</w:t>
      </w:r>
      <w:r w:rsidR="003B13EB">
        <w:rPr>
          <w:rFonts w:hint="eastAsia"/>
        </w:rPr>
        <w:t>打上</w:t>
      </w:r>
      <w:r w:rsidR="003B13EB">
        <w:rPr>
          <w:rFonts w:hint="eastAsia"/>
        </w:rPr>
        <w:t xml:space="preserve"> </w:t>
      </w:r>
      <w:proofErr w:type="spellStart"/>
      <w:r w:rsidR="003B13EB">
        <w:rPr>
          <w:rFonts w:hint="eastAsia"/>
        </w:rPr>
        <w:t>github</w:t>
      </w:r>
      <w:proofErr w:type="spellEnd"/>
      <w:r w:rsidR="003B13EB">
        <w:rPr>
          <w:rFonts w:hint="eastAsia"/>
        </w:rPr>
        <w:t xml:space="preserve"> </w:t>
      </w:r>
      <w:proofErr w:type="gramStart"/>
      <w:r w:rsidR="003B13EB">
        <w:t>–</w:t>
      </w:r>
      <w:proofErr w:type="gramEnd"/>
      <w:r w:rsidR="003B13EB">
        <w:rPr>
          <w:rFonts w:hint="eastAsia"/>
        </w:rPr>
        <w:t xml:space="preserve">version </w:t>
      </w:r>
      <w:r w:rsidR="003B13EB">
        <w:rPr>
          <w:rFonts w:hint="eastAsia"/>
        </w:rPr>
        <w:t>會出現要我們建立</w:t>
      </w:r>
      <w:r w:rsidR="003B13EB">
        <w:rPr>
          <w:rFonts w:hint="eastAsia"/>
        </w:rPr>
        <w:t xml:space="preserve"> Add local repository</w:t>
      </w:r>
    </w:p>
    <w:p w:rsidR="005E495D" w:rsidRDefault="003B13EB">
      <w:r>
        <w:rPr>
          <w:rFonts w:hint="eastAsia"/>
        </w:rPr>
        <w:t>(</w:t>
      </w:r>
      <w:r w:rsidR="002E7B6F">
        <w:rPr>
          <w:rFonts w:hint="eastAsia"/>
        </w:rPr>
        <w:t>本地存放</w:t>
      </w:r>
      <w:r w:rsidR="005E495D">
        <w:rPr>
          <w:rFonts w:hint="eastAsia"/>
        </w:rPr>
        <w:t>路徑</w:t>
      </w:r>
      <w:r>
        <w:rPr>
          <w:rFonts w:hint="eastAsia"/>
        </w:rPr>
        <w:t>)</w:t>
      </w:r>
    </w:p>
    <w:p w:rsidR="005E495D" w:rsidRDefault="003B13EB">
      <w:r>
        <w:rPr>
          <w:noProof/>
        </w:rPr>
        <w:drawing>
          <wp:inline distT="0" distB="0" distL="0" distR="0" wp14:anchorId="7788C88E" wp14:editId="1C583CFF">
            <wp:extent cx="3800475" cy="1971675"/>
            <wp:effectExtent l="0" t="0" r="9525" b="952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3EB" w:rsidRDefault="003B13EB">
      <w:r>
        <w:rPr>
          <w:noProof/>
        </w:rPr>
        <w:lastRenderedPageBreak/>
        <w:drawing>
          <wp:inline distT="0" distB="0" distL="0" distR="0" wp14:anchorId="4B01F3EC" wp14:editId="47F8C578">
            <wp:extent cx="3800475" cy="2390775"/>
            <wp:effectExtent l="0" t="0" r="9525" b="952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95D" w:rsidRDefault="005E495D"/>
    <w:p w:rsidR="003B13EB" w:rsidRDefault="003B13EB">
      <w:r>
        <w:rPr>
          <w:noProof/>
        </w:rPr>
        <w:drawing>
          <wp:inline distT="0" distB="0" distL="0" distR="0" wp14:anchorId="6D378F3F" wp14:editId="394FE4CC">
            <wp:extent cx="3800475" cy="4676775"/>
            <wp:effectExtent l="0" t="0" r="9525" b="952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6B" w:rsidRDefault="00BC2E14">
      <w:r>
        <w:rPr>
          <w:rFonts w:hint="eastAsia"/>
        </w:rPr>
        <w:t>== ??? ====================================</w:t>
      </w:r>
    </w:p>
    <w:p w:rsidR="00DF1F8A" w:rsidRDefault="00DF1F8A"/>
    <w:p w:rsidR="00DF1F8A" w:rsidRDefault="00DF1F8A" w:rsidP="00032D25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初始設定</w:t>
      </w:r>
    </w:p>
    <w:p w:rsidR="00DF1F8A" w:rsidRPr="00DF1F8A" w:rsidRDefault="00DF1F8A" w:rsidP="00DF1F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DF1F8A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r w:rsidRPr="00DF1F8A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DF1F8A">
        <w:rPr>
          <w:rFonts w:ascii="細明體" w:eastAsia="細明體" w:hAnsi="細明體" w:cs="細明體"/>
          <w:kern w:val="0"/>
          <w:szCs w:val="24"/>
        </w:rPr>
        <w:t>config</w:t>
      </w:r>
      <w:proofErr w:type="spellEnd"/>
      <w:r w:rsidRPr="00DF1F8A">
        <w:rPr>
          <w:rFonts w:ascii="細明體" w:eastAsia="細明體" w:hAnsi="細明體" w:cs="細明體"/>
          <w:kern w:val="0"/>
          <w:szCs w:val="24"/>
        </w:rPr>
        <w:t xml:space="preserve"> --global user.name "</w:t>
      </w:r>
      <w:proofErr w:type="spellStart"/>
      <w:r w:rsidRPr="00DF1F8A">
        <w:rPr>
          <w:rFonts w:ascii="細明體" w:eastAsia="細明體" w:hAnsi="細明體" w:cs="細明體"/>
          <w:kern w:val="0"/>
          <w:szCs w:val="24"/>
        </w:rPr>
        <w:t>xxxxxxxx</w:t>
      </w:r>
      <w:proofErr w:type="spellEnd"/>
      <w:r w:rsidRPr="00DF1F8A">
        <w:rPr>
          <w:rFonts w:ascii="細明體" w:eastAsia="細明體" w:hAnsi="細明體" w:cs="細明體"/>
          <w:kern w:val="0"/>
          <w:szCs w:val="24"/>
        </w:rPr>
        <w:t>"</w:t>
      </w:r>
      <w:r>
        <w:rPr>
          <w:rFonts w:ascii="細明體" w:eastAsia="細明體" w:hAnsi="細明體" w:cs="細明體" w:hint="eastAsia"/>
          <w:kern w:val="0"/>
          <w:szCs w:val="24"/>
        </w:rPr>
        <w:t xml:space="preserve"> (設定帳號)</w:t>
      </w:r>
    </w:p>
    <w:p w:rsidR="00DF1F8A" w:rsidRPr="00DF1F8A" w:rsidRDefault="00DF1F8A" w:rsidP="00DF1F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DF1F8A">
        <w:rPr>
          <w:rFonts w:ascii="細明體" w:eastAsia="細明體" w:hAnsi="細明體" w:cs="細明體"/>
          <w:kern w:val="0"/>
          <w:szCs w:val="24"/>
        </w:rPr>
        <w:lastRenderedPageBreak/>
        <w:t>git</w:t>
      </w:r>
      <w:proofErr w:type="spellEnd"/>
      <w:r w:rsidRPr="00DF1F8A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DF1F8A">
        <w:rPr>
          <w:rFonts w:ascii="細明體" w:eastAsia="細明體" w:hAnsi="細明體" w:cs="細明體"/>
          <w:kern w:val="0"/>
          <w:szCs w:val="24"/>
        </w:rPr>
        <w:t>config</w:t>
      </w:r>
      <w:proofErr w:type="spellEnd"/>
      <w:r w:rsidRPr="00DF1F8A">
        <w:rPr>
          <w:rFonts w:ascii="細明體" w:eastAsia="細明體" w:hAnsi="細明體" w:cs="細明體"/>
          <w:kern w:val="0"/>
          <w:szCs w:val="24"/>
        </w:rPr>
        <w:t xml:space="preserve"> --global </w:t>
      </w:r>
      <w:proofErr w:type="spellStart"/>
      <w:r w:rsidRPr="00DF1F8A">
        <w:rPr>
          <w:rFonts w:ascii="細明體" w:eastAsia="細明體" w:hAnsi="細明體" w:cs="細明體"/>
          <w:kern w:val="0"/>
          <w:szCs w:val="24"/>
        </w:rPr>
        <w:t>user.email</w:t>
      </w:r>
      <w:proofErr w:type="spellEnd"/>
      <w:r w:rsidRPr="00DF1F8A">
        <w:rPr>
          <w:rFonts w:ascii="細明體" w:eastAsia="細明體" w:hAnsi="細明體" w:cs="細明體"/>
          <w:kern w:val="0"/>
          <w:szCs w:val="24"/>
        </w:rPr>
        <w:t xml:space="preserve"> </w:t>
      </w:r>
      <w:hyperlink r:id="rId41" w:history="1">
        <w:r w:rsidRPr="00566AA5">
          <w:rPr>
            <w:rStyle w:val="a7"/>
            <w:rFonts w:ascii="細明體" w:eastAsia="細明體" w:hAnsi="細明體" w:cs="細明體"/>
            <w:kern w:val="0"/>
            <w:szCs w:val="24"/>
          </w:rPr>
          <w:t>xxxxx@gmail.com</w:t>
        </w:r>
      </w:hyperlink>
      <w:r>
        <w:rPr>
          <w:rFonts w:ascii="細明體" w:eastAsia="細明體" w:hAnsi="細明體" w:cs="細明體" w:hint="eastAsia"/>
          <w:kern w:val="0"/>
          <w:szCs w:val="24"/>
        </w:rPr>
        <w:t xml:space="preserve"> (設定 e-mails)</w:t>
      </w:r>
    </w:p>
    <w:p w:rsidR="00DF1F8A" w:rsidRDefault="00DF1F8A" w:rsidP="00DF1F8A">
      <w:pPr>
        <w:pStyle w:val="Web"/>
      </w:pPr>
      <w:proofErr w:type="spellStart"/>
      <w:r w:rsidRPr="00DF1F8A">
        <w:rPr>
          <w:rFonts w:ascii="細明體" w:eastAsia="細明體" w:hAnsi="細明體" w:cs="細明體"/>
        </w:rPr>
        <w:t>git</w:t>
      </w:r>
      <w:proofErr w:type="spellEnd"/>
      <w:r w:rsidRPr="00DF1F8A">
        <w:rPr>
          <w:rFonts w:ascii="細明體" w:eastAsia="細明體" w:hAnsi="細明體" w:cs="細明體"/>
        </w:rPr>
        <w:t xml:space="preserve"> </w:t>
      </w:r>
      <w:proofErr w:type="spellStart"/>
      <w:r w:rsidRPr="00DF1F8A">
        <w:rPr>
          <w:rFonts w:ascii="細明體" w:eastAsia="細明體" w:hAnsi="細明體" w:cs="細明體"/>
        </w:rPr>
        <w:t>config</w:t>
      </w:r>
      <w:proofErr w:type="spellEnd"/>
      <w:r w:rsidRPr="00DF1F8A">
        <w:rPr>
          <w:rFonts w:ascii="細明體" w:eastAsia="細明體" w:hAnsi="細明體" w:cs="細明體"/>
        </w:rPr>
        <w:t xml:space="preserve"> --global </w:t>
      </w:r>
      <w:proofErr w:type="spellStart"/>
      <w:r w:rsidRPr="00DF1F8A">
        <w:rPr>
          <w:rFonts w:ascii="細明體" w:eastAsia="細明體" w:hAnsi="細明體" w:cs="細明體"/>
        </w:rPr>
        <w:t>pull.rebase</w:t>
      </w:r>
      <w:proofErr w:type="spellEnd"/>
      <w:r w:rsidRPr="00DF1F8A">
        <w:rPr>
          <w:rFonts w:ascii="細明體" w:eastAsia="細明體" w:hAnsi="細明體" w:cs="細明體"/>
        </w:rPr>
        <w:t xml:space="preserve"> false</w:t>
      </w:r>
      <w:r>
        <w:rPr>
          <w:rFonts w:ascii="細明體" w:eastAsia="細明體" w:hAnsi="細明體" w:cs="細明體" w:hint="eastAsia"/>
        </w:rPr>
        <w:t xml:space="preserve"> (</w:t>
      </w:r>
      <w:r>
        <w:t xml:space="preserve">使得在执行 </w:t>
      </w:r>
      <w:proofErr w:type="spellStart"/>
      <w:r>
        <w:rPr>
          <w:rStyle w:val="HTML1"/>
        </w:rPr>
        <w:t>git</w:t>
      </w:r>
      <w:proofErr w:type="spellEnd"/>
      <w:r>
        <w:rPr>
          <w:rStyle w:val="HTML1"/>
        </w:rPr>
        <w:t xml:space="preserve"> pull</w:t>
      </w:r>
      <w:r>
        <w:t xml:space="preserve"> 时默认使用 </w:t>
      </w:r>
      <w:r>
        <w:rPr>
          <w:rStyle w:val="a8"/>
        </w:rPr>
        <w:t>merge</w:t>
      </w:r>
      <w:r>
        <w:t xml:space="preserve"> 而不是 </w:t>
      </w:r>
      <w:r>
        <w:rPr>
          <w:rStyle w:val="a8"/>
        </w:rPr>
        <w:t>rebase</w:t>
      </w:r>
      <w:r>
        <w:t xml:space="preserve"> 来整合远程分支的更新</w:t>
      </w:r>
    </w:p>
    <w:p w:rsidR="00DF1F8A" w:rsidRPr="00DF1F8A" w:rsidRDefault="00DF1F8A" w:rsidP="00DF1F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>
        <w:rPr>
          <w:rFonts w:ascii="細明體" w:eastAsia="細明體" w:hAnsi="細明體" w:cs="細明體" w:hint="eastAsia"/>
          <w:kern w:val="0"/>
          <w:szCs w:val="24"/>
        </w:rPr>
        <w:t>)</w:t>
      </w:r>
    </w:p>
    <w:p w:rsidR="00BA28FF" w:rsidRDefault="00BA28FF" w:rsidP="00BA28FF">
      <w:pPr>
        <w:pStyle w:val="2"/>
      </w:pPr>
      <w:r>
        <w:rPr>
          <w:rFonts w:hint="eastAsia"/>
        </w:rPr>
        <w:t>建立資料並上傳</w:t>
      </w:r>
    </w:p>
    <w:p w:rsidR="00BA28FF" w:rsidRDefault="00BA28FF"/>
    <w:p w:rsidR="003606F8" w:rsidRDefault="003606F8" w:rsidP="003606F8">
      <w:pPr>
        <w:pStyle w:val="2"/>
      </w:pPr>
      <w:r>
        <w:rPr>
          <w:rFonts w:hint="eastAsia"/>
        </w:rPr>
        <w:t>第一次</w:t>
      </w:r>
      <w:r w:rsidR="00A5654B">
        <w:rPr>
          <w:rFonts w:hint="eastAsia"/>
        </w:rPr>
        <w:t>在本機使用</w:t>
      </w:r>
      <w:proofErr w:type="spellStart"/>
      <w:r>
        <w:rPr>
          <w:rFonts w:hint="eastAsia"/>
        </w:rPr>
        <w:t>Github</w:t>
      </w:r>
      <w:proofErr w:type="spellEnd"/>
      <w:r w:rsidR="00A5654B">
        <w:rPr>
          <w:rFonts w:hint="eastAsia"/>
        </w:rPr>
        <w:t xml:space="preserve"> (</w:t>
      </w:r>
      <w:r w:rsidR="00A5654B">
        <w:rPr>
          <w:rFonts w:hint="eastAsia"/>
        </w:rPr>
        <w:t>將專案下載</w:t>
      </w:r>
      <w:r w:rsidR="00A5654B">
        <w:rPr>
          <w:rFonts w:hint="eastAsia"/>
        </w:rPr>
        <w:t>)</w:t>
      </w:r>
    </w:p>
    <w:p w:rsidR="003606F8" w:rsidRDefault="003606F8" w:rsidP="003606F8">
      <w:r>
        <w:rPr>
          <w:rFonts w:hint="eastAsia"/>
        </w:rPr>
        <w:t>若先前有開啟資料夾，就先關閉資料夾</w:t>
      </w:r>
    </w:p>
    <w:p w:rsidR="003606F8" w:rsidRDefault="003606F8" w:rsidP="003606F8">
      <w:r>
        <w:rPr>
          <w:noProof/>
        </w:rPr>
        <w:lastRenderedPageBreak/>
        <w:drawing>
          <wp:inline distT="0" distB="0" distL="0" distR="0" wp14:anchorId="278A652B" wp14:editId="5FC26074">
            <wp:extent cx="4895850" cy="6181725"/>
            <wp:effectExtent l="0" t="0" r="0" b="952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6F8" w:rsidRPr="003606F8" w:rsidRDefault="003606F8" w:rsidP="003606F8"/>
    <w:p w:rsidR="003606F8" w:rsidRDefault="003606F8">
      <w:pPr>
        <w:widowControl/>
      </w:pPr>
      <w:r>
        <w:br w:type="page"/>
      </w:r>
    </w:p>
    <w:p w:rsidR="00A5654B" w:rsidRDefault="00A5654B" w:rsidP="00BA28FF">
      <w:r>
        <w:rPr>
          <w:rFonts w:hint="eastAsia"/>
        </w:rPr>
        <w:lastRenderedPageBreak/>
        <w:t>下載專案</w:t>
      </w:r>
    </w:p>
    <w:p w:rsidR="003606F8" w:rsidRDefault="003606F8" w:rsidP="00BA28FF">
      <w:r>
        <w:rPr>
          <w:noProof/>
        </w:rPr>
        <w:drawing>
          <wp:inline distT="0" distB="0" distL="0" distR="0" wp14:anchorId="2C87DDC5" wp14:editId="6B8A4E49">
            <wp:extent cx="3009900" cy="3552825"/>
            <wp:effectExtent l="0" t="0" r="0" b="952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4B" w:rsidRDefault="00A5654B" w:rsidP="00BA28FF">
      <w:r>
        <w:rPr>
          <w:noProof/>
        </w:rPr>
        <w:drawing>
          <wp:inline distT="0" distB="0" distL="0" distR="0" wp14:anchorId="48B6C55E" wp14:editId="771C27EC">
            <wp:extent cx="2676525" cy="990600"/>
            <wp:effectExtent l="0" t="0" r="9525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4B" w:rsidRDefault="00A5654B" w:rsidP="00BA28FF">
      <w:r>
        <w:rPr>
          <w:rFonts w:hint="eastAsia"/>
        </w:rPr>
        <w:t>連到</w:t>
      </w:r>
      <w:r>
        <w:rPr>
          <w:rFonts w:hint="eastAsia"/>
        </w:rPr>
        <w:t>GitHub</w:t>
      </w:r>
      <w:r>
        <w:rPr>
          <w:rFonts w:hint="eastAsia"/>
        </w:rPr>
        <w:t>的帳號</w:t>
      </w:r>
    </w:p>
    <w:p w:rsidR="00A5654B" w:rsidRDefault="00A5654B" w:rsidP="00BA28FF">
      <w:r>
        <w:rPr>
          <w:noProof/>
        </w:rPr>
        <w:drawing>
          <wp:inline distT="0" distB="0" distL="0" distR="0" wp14:anchorId="76674EE5" wp14:editId="6CCE58FD">
            <wp:extent cx="3324225" cy="1219200"/>
            <wp:effectExtent l="0" t="0" r="9525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4B" w:rsidRDefault="00A5654B" w:rsidP="00BA28FF">
      <w:r>
        <w:rPr>
          <w:rFonts w:hint="eastAsia"/>
        </w:rPr>
        <w:t>若在瀏覽器已經登入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帳號，就可以直接允許，不然就需要輸入帳、密</w:t>
      </w:r>
    </w:p>
    <w:p w:rsidR="00A5654B" w:rsidRDefault="00A5654B" w:rsidP="00BA28FF"/>
    <w:p w:rsidR="00A5654B" w:rsidRDefault="00A5654B" w:rsidP="00BA28FF">
      <w:r>
        <w:rPr>
          <w:noProof/>
        </w:rPr>
        <w:lastRenderedPageBreak/>
        <w:drawing>
          <wp:inline distT="0" distB="0" distL="0" distR="0" wp14:anchorId="1C0E6A16" wp14:editId="148C058A">
            <wp:extent cx="4219575" cy="1838325"/>
            <wp:effectExtent l="0" t="0" r="9525" b="952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4B" w:rsidRDefault="00A5654B" w:rsidP="00BA28FF">
      <w:r>
        <w:rPr>
          <w:rFonts w:hint="eastAsia"/>
        </w:rPr>
        <w:t>開啟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VSCode</w:t>
      </w:r>
      <w:proofErr w:type="spellEnd"/>
    </w:p>
    <w:p w:rsidR="00A5654B" w:rsidRDefault="00A5654B" w:rsidP="00BA28FF"/>
    <w:p w:rsidR="00A5654B" w:rsidRDefault="00A5654B" w:rsidP="00BA28FF"/>
    <w:p w:rsidR="00A5654B" w:rsidRDefault="00A5654B" w:rsidP="00BA28FF"/>
    <w:p w:rsidR="00A5654B" w:rsidRDefault="00A5654B" w:rsidP="00BA28FF">
      <w:r>
        <w:rPr>
          <w:noProof/>
        </w:rPr>
        <w:drawing>
          <wp:inline distT="0" distB="0" distL="0" distR="0" wp14:anchorId="37444B7E" wp14:editId="70B0279A">
            <wp:extent cx="5274310" cy="2637155"/>
            <wp:effectExtent l="0" t="0" r="254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4B" w:rsidRDefault="00A5654B" w:rsidP="00BA28FF">
      <w:r>
        <w:rPr>
          <w:rFonts w:hint="eastAsia"/>
        </w:rPr>
        <w:t>選擇要使用那個專案</w:t>
      </w:r>
    </w:p>
    <w:p w:rsidR="00A5654B" w:rsidRDefault="00A5654B" w:rsidP="00BA28FF"/>
    <w:p w:rsidR="00A5654B" w:rsidRDefault="00A5654B" w:rsidP="00BA28FF"/>
    <w:p w:rsidR="00A5654B" w:rsidRDefault="00674B64" w:rsidP="00BA28FF">
      <w:r>
        <w:rPr>
          <w:noProof/>
        </w:rPr>
        <w:lastRenderedPageBreak/>
        <w:drawing>
          <wp:inline distT="0" distB="0" distL="0" distR="0" wp14:anchorId="69AA15EF" wp14:editId="69E1B5FE">
            <wp:extent cx="5248275" cy="2752725"/>
            <wp:effectExtent l="0" t="0" r="9525" b="9525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4B" w:rsidRDefault="00A5654B" w:rsidP="00BA28FF">
      <w:r>
        <w:rPr>
          <w:rFonts w:hint="eastAsia"/>
        </w:rPr>
        <w:t>選擇要存放的位置</w:t>
      </w:r>
      <w:r w:rsidR="00674B64">
        <w:rPr>
          <w:rFonts w:hint="eastAsia"/>
        </w:rPr>
        <w:t xml:space="preserve"> (</w:t>
      </w:r>
      <w:r w:rsidR="00674B64">
        <w:rPr>
          <w:rFonts w:hint="eastAsia"/>
        </w:rPr>
        <w:t>全部</w:t>
      </w:r>
      <w:r w:rsidR="00674B64">
        <w:rPr>
          <w:rFonts w:hint="eastAsia"/>
        </w:rPr>
        <w:t>GitHub</w:t>
      </w:r>
      <w:r w:rsidR="00674B64">
        <w:rPr>
          <w:rFonts w:hint="eastAsia"/>
        </w:rPr>
        <w:t>的資料</w:t>
      </w:r>
      <w:r w:rsidR="00674B64">
        <w:rPr>
          <w:rFonts w:hint="eastAsia"/>
        </w:rPr>
        <w:t>)</w:t>
      </w:r>
    </w:p>
    <w:p w:rsidR="00A5654B" w:rsidRDefault="00674B64" w:rsidP="00BA28FF">
      <w:r>
        <w:rPr>
          <w:rFonts w:hint="eastAsia"/>
        </w:rPr>
        <w:t>(</w:t>
      </w:r>
      <w:r>
        <w:rPr>
          <w:rFonts w:hint="eastAsia"/>
        </w:rPr>
        <w:t>目錄</w:t>
      </w:r>
      <w:r>
        <w:rPr>
          <w:rFonts w:hint="eastAsia"/>
        </w:rPr>
        <w:t xml:space="preserve">: </w:t>
      </w:r>
      <w:r w:rsidRPr="00674B64">
        <w:rPr>
          <w:rFonts w:hint="eastAsia"/>
        </w:rPr>
        <w:t>D:\Study\114_</w:t>
      </w:r>
      <w:r w:rsidRPr="00674B64">
        <w:rPr>
          <w:rFonts w:hint="eastAsia"/>
        </w:rPr>
        <w:t>職能學院</w:t>
      </w:r>
      <w:r w:rsidRPr="00674B64">
        <w:rPr>
          <w:rFonts w:hint="eastAsia"/>
        </w:rPr>
        <w:t>\GitHub</w:t>
      </w:r>
      <w:r>
        <w:rPr>
          <w:rFonts w:hint="eastAsia"/>
        </w:rPr>
        <w:t>)</w:t>
      </w:r>
    </w:p>
    <w:p w:rsidR="0090381F" w:rsidRDefault="0090381F" w:rsidP="00BA28FF">
      <w:r>
        <w:rPr>
          <w:noProof/>
        </w:rPr>
        <w:drawing>
          <wp:inline distT="0" distB="0" distL="0" distR="0" wp14:anchorId="319603F2" wp14:editId="63223653">
            <wp:extent cx="3371850" cy="118110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81F" w:rsidRDefault="0090381F" w:rsidP="00BA28FF"/>
    <w:p w:rsidR="00674B64" w:rsidRDefault="00674B64" w:rsidP="00BA28FF">
      <w:r>
        <w:rPr>
          <w:noProof/>
        </w:rPr>
        <w:drawing>
          <wp:inline distT="0" distB="0" distL="0" distR="0" wp14:anchorId="470F0D99" wp14:editId="278984EB">
            <wp:extent cx="3562350" cy="2895600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64" w:rsidRDefault="00674B64" w:rsidP="00674B64">
      <w:r>
        <w:rPr>
          <w:rFonts w:hint="eastAsia"/>
        </w:rPr>
        <w:t>這樣就會將資料下載下來了</w:t>
      </w:r>
      <w:r>
        <w:rPr>
          <w:rFonts w:hint="eastAsia"/>
        </w:rPr>
        <w:t xml:space="preserve"> (</w:t>
      </w:r>
      <w:r>
        <w:rPr>
          <w:rFonts w:hint="eastAsia"/>
        </w:rPr>
        <w:t>下載專案</w:t>
      </w:r>
      <w:r>
        <w:rPr>
          <w:rFonts w:hint="eastAsia"/>
        </w:rPr>
        <w:t>)</w:t>
      </w:r>
    </w:p>
    <w:p w:rsidR="00674B64" w:rsidRDefault="00674B64" w:rsidP="00674B64">
      <w:r>
        <w:rPr>
          <w:rFonts w:hint="eastAsia"/>
        </w:rPr>
        <w:t>(</w:t>
      </w:r>
      <w:r>
        <w:rPr>
          <w:rFonts w:hint="eastAsia"/>
        </w:rPr>
        <w:t>專案目錄</w:t>
      </w:r>
      <w:r>
        <w:rPr>
          <w:rFonts w:hint="eastAsia"/>
        </w:rPr>
        <w:t xml:space="preserve">: </w:t>
      </w:r>
      <w:r w:rsidRPr="00674B64">
        <w:rPr>
          <w:rFonts w:hint="eastAsia"/>
        </w:rPr>
        <w:t>D:\Study\114_</w:t>
      </w:r>
      <w:r w:rsidRPr="00674B64">
        <w:rPr>
          <w:rFonts w:hint="eastAsia"/>
        </w:rPr>
        <w:t>職能學院</w:t>
      </w:r>
      <w:r w:rsidRPr="00674B64">
        <w:rPr>
          <w:rFonts w:hint="eastAsia"/>
        </w:rPr>
        <w:t>\GitHub\</w:t>
      </w:r>
      <w:r w:rsidRPr="00674B64">
        <w:rPr>
          <w:rFonts w:hint="eastAsia"/>
          <w:highlight w:val="yellow"/>
        </w:rPr>
        <w:t>_2025_Python_Crawler</w:t>
      </w:r>
      <w:r>
        <w:rPr>
          <w:rFonts w:hint="eastAsia"/>
        </w:rPr>
        <w:t xml:space="preserve"> )</w:t>
      </w:r>
    </w:p>
    <w:p w:rsidR="00674B64" w:rsidRDefault="00674B64" w:rsidP="00BA28FF">
      <w:r w:rsidRPr="00674B64">
        <w:rPr>
          <w:rFonts w:hint="eastAsia"/>
          <w:highlight w:val="yellow"/>
        </w:rPr>
        <w:t>下次要開啟專案時，開啟到這個目錄裡</w:t>
      </w:r>
    </w:p>
    <w:p w:rsidR="00674B64" w:rsidRDefault="00674B64" w:rsidP="00BA28FF"/>
    <w:p w:rsidR="00674B64" w:rsidRDefault="00674B64" w:rsidP="00674B64">
      <w:pPr>
        <w:pStyle w:val="2"/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  <w:r w:rsidR="00481FA5">
        <w:rPr>
          <w:rFonts w:hint="eastAsia"/>
        </w:rPr>
        <w:t>檔案</w:t>
      </w:r>
      <w:r>
        <w:rPr>
          <w:rFonts w:hint="eastAsia"/>
        </w:rPr>
        <w:t>建立</w:t>
      </w:r>
    </w:p>
    <w:p w:rsidR="00674B64" w:rsidRDefault="00481FA5" w:rsidP="00674B64">
      <w:r>
        <w:rPr>
          <w:noProof/>
        </w:rPr>
        <w:drawing>
          <wp:inline distT="0" distB="0" distL="0" distR="0" wp14:anchorId="1B9A0BB8" wp14:editId="0F276158">
            <wp:extent cx="3248025" cy="3981450"/>
            <wp:effectExtent l="0" t="0" r="9525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FA5" w:rsidRDefault="00481FA5" w:rsidP="00674B64">
      <w:r>
        <w:rPr>
          <w:rFonts w:hint="eastAsia"/>
        </w:rPr>
        <w:t>在下方空白的地方，按滑鼠右鍵，選「新增檔案」，</w:t>
      </w:r>
    </w:p>
    <w:p w:rsidR="00481FA5" w:rsidRDefault="00481FA5" w:rsidP="00674B64"/>
    <w:p w:rsidR="00481FA5" w:rsidRDefault="00481FA5" w:rsidP="00674B64">
      <w:r>
        <w:rPr>
          <w:noProof/>
        </w:rPr>
        <w:drawing>
          <wp:inline distT="0" distB="0" distL="0" distR="0" wp14:anchorId="6F0BCE51" wp14:editId="32F6E2ED">
            <wp:extent cx="5274310" cy="2963305"/>
            <wp:effectExtent l="0" t="0" r="2540" b="889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FA5" w:rsidRPr="00674B64" w:rsidRDefault="00481FA5" w:rsidP="00674B64">
      <w:r>
        <w:rPr>
          <w:rFonts w:hint="eastAsia"/>
        </w:rPr>
        <w:t>輸入檔名與資料</w:t>
      </w:r>
    </w:p>
    <w:p w:rsidR="00674B64" w:rsidRDefault="00674B64" w:rsidP="00BA28FF"/>
    <w:p w:rsidR="00EC1095" w:rsidRDefault="00EC1095" w:rsidP="00BA28FF"/>
    <w:p w:rsidR="00EC1095" w:rsidRDefault="00EC1095" w:rsidP="00EC1095">
      <w:pPr>
        <w:pStyle w:val="2"/>
      </w:pPr>
      <w:r>
        <w:rPr>
          <w:rFonts w:hint="eastAsia"/>
        </w:rPr>
        <w:t>資料上傳</w:t>
      </w:r>
    </w:p>
    <w:p w:rsidR="00EC1095" w:rsidRDefault="00EC1095" w:rsidP="00EC1095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上傳資料時，會有</w:t>
      </w:r>
      <w:r>
        <w:rPr>
          <w:rFonts w:hint="eastAsia"/>
        </w:rPr>
        <w:t>2</w:t>
      </w:r>
      <w:r>
        <w:rPr>
          <w:rFonts w:hint="eastAsia"/>
        </w:rPr>
        <w:t>個步驟</w:t>
      </w:r>
    </w:p>
    <w:p w:rsidR="00AB42AB" w:rsidRDefault="00EC1095" w:rsidP="00EC1095">
      <w:pPr>
        <w:rPr>
          <w:rFonts w:ascii="新細明體" w:eastAsia="新細明體" w:hAnsi="新細明體" w:cs="新細明體"/>
        </w:rPr>
      </w:pPr>
      <w:r>
        <w:rPr>
          <w:rFonts w:hint="eastAsia"/>
        </w:rPr>
        <w:t>要先將資料放到</w:t>
      </w:r>
      <w:r>
        <w:rPr>
          <w:rFonts w:hint="eastAsia"/>
        </w:rPr>
        <w:t>1.</w:t>
      </w:r>
      <w:r>
        <w:rPr>
          <w:rFonts w:ascii="新細明體" w:eastAsia="新細明體" w:hAnsi="新細明體" w:cs="新細明體" w:hint="eastAsia"/>
        </w:rPr>
        <w:t>暫存變更(按+) 2.提交(</w:t>
      </w:r>
      <w:r w:rsidR="00AB42AB">
        <w:rPr>
          <w:rFonts w:ascii="新細明體" w:eastAsia="新細明體" w:hAnsi="新細明體" w:cs="新細明體" w:hint="eastAsia"/>
        </w:rPr>
        <w:t>上面要打訊息</w:t>
      </w:r>
      <w:r>
        <w:rPr>
          <w:rFonts w:ascii="新細明體" w:eastAsia="新細明體" w:hAnsi="新細明體" w:cs="新細明體" w:hint="eastAsia"/>
        </w:rPr>
        <w:t>)</w:t>
      </w:r>
      <w:r w:rsidR="00AB42AB">
        <w:rPr>
          <w:rFonts w:ascii="新細明體" w:eastAsia="新細明體" w:hAnsi="新細明體" w:cs="新細明體" w:hint="eastAsia"/>
        </w:rPr>
        <w:t xml:space="preserve"> 3.同步變更</w:t>
      </w:r>
    </w:p>
    <w:p w:rsidR="00AB42AB" w:rsidRDefault="00AB42AB" w:rsidP="00EC1095">
      <w:r>
        <w:rPr>
          <w:noProof/>
        </w:rPr>
        <w:drawing>
          <wp:inline distT="0" distB="0" distL="0" distR="0" wp14:anchorId="188D17D3" wp14:editId="76FA4613">
            <wp:extent cx="5274310" cy="3642570"/>
            <wp:effectExtent l="19050" t="19050" r="21590" b="1524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C1095" w:rsidRDefault="00EC1095" w:rsidP="00EC1095"/>
    <w:p w:rsidR="00AB42AB" w:rsidRDefault="004F040B" w:rsidP="00EC1095">
      <w:r>
        <w:rPr>
          <w:noProof/>
        </w:rPr>
        <w:drawing>
          <wp:inline distT="0" distB="0" distL="0" distR="0" wp14:anchorId="0A492C92" wp14:editId="05F9A53B">
            <wp:extent cx="4714875" cy="2781300"/>
            <wp:effectExtent l="0" t="0" r="9525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2AB" w:rsidRDefault="00AB42AB" w:rsidP="00AB42AB">
      <w:pPr>
        <w:pStyle w:val="a9"/>
        <w:numPr>
          <w:ilvl w:val="0"/>
          <w:numId w:val="8"/>
        </w:numPr>
        <w:ind w:leftChars="0"/>
      </w:pPr>
      <w:r>
        <w:rPr>
          <w:rFonts w:hint="eastAsia"/>
        </w:rPr>
        <w:t>若資料在變更裡，按</w:t>
      </w:r>
      <w:r>
        <w:rPr>
          <w:rFonts w:hint="eastAsia"/>
        </w:rPr>
        <w:t xml:space="preserve"> </w:t>
      </w:r>
      <w:r w:rsidRPr="00AB42AB">
        <w:rPr>
          <w:rFonts w:hint="eastAsia"/>
          <w:highlight w:val="yellow"/>
        </w:rPr>
        <w:t>+</w:t>
      </w:r>
      <w:r>
        <w:rPr>
          <w:rFonts w:hint="eastAsia"/>
        </w:rPr>
        <w:t xml:space="preserve"> </w:t>
      </w:r>
      <w:r>
        <w:rPr>
          <w:rFonts w:hint="eastAsia"/>
        </w:rPr>
        <w:t>就會到「暫存的變更」裡。在暫存的變更裡按</w:t>
      </w:r>
      <w:r>
        <w:rPr>
          <w:rFonts w:hint="eastAsia"/>
        </w:rPr>
        <w:t xml:space="preserve"> </w:t>
      </w:r>
      <w:r w:rsidRPr="00AB42AB">
        <w:rPr>
          <w:rFonts w:hint="eastAsia"/>
          <w:highlight w:val="yellow"/>
        </w:rPr>
        <w:t>-</w:t>
      </w:r>
      <w:r>
        <w:rPr>
          <w:rFonts w:hint="eastAsia"/>
        </w:rPr>
        <w:t>，就會到「變更」裡</w:t>
      </w:r>
    </w:p>
    <w:p w:rsidR="00AB42AB" w:rsidRDefault="00AB42AB" w:rsidP="00AB42AB">
      <w:pPr>
        <w:pStyle w:val="a9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最後的字為</w:t>
      </w:r>
      <w:r>
        <w:rPr>
          <w:rFonts w:hint="eastAsia"/>
        </w:rPr>
        <w:t>M</w:t>
      </w:r>
      <w:r>
        <w:rPr>
          <w:rFonts w:hint="eastAsia"/>
        </w:rPr>
        <w:t>是</w:t>
      </w:r>
      <w:r>
        <w:rPr>
          <w:rFonts w:hint="eastAsia"/>
        </w:rPr>
        <w:t xml:space="preserve">: Modify </w:t>
      </w:r>
      <w:r>
        <w:rPr>
          <w:rFonts w:hint="eastAsia"/>
        </w:rPr>
        <w:t>修改</w:t>
      </w:r>
    </w:p>
    <w:p w:rsidR="00AB42AB" w:rsidRDefault="00AB42AB" w:rsidP="00AB42AB">
      <w:pPr>
        <w:pStyle w:val="a9"/>
        <w:ind w:leftChars="0" w:left="360"/>
      </w:pPr>
      <w:r>
        <w:rPr>
          <w:rFonts w:hint="eastAsia"/>
        </w:rPr>
        <w:t>最後的字為</w:t>
      </w:r>
      <w:r>
        <w:rPr>
          <w:rFonts w:hint="eastAsia"/>
        </w:rPr>
        <w:t xml:space="preserve">U: </w:t>
      </w:r>
      <w:r>
        <w:rPr>
          <w:rFonts w:hint="eastAsia"/>
        </w:rPr>
        <w:t>是新增的檔案</w:t>
      </w:r>
    </w:p>
    <w:p w:rsidR="00EC1095" w:rsidRPr="00EC1095" w:rsidRDefault="00EC1095" w:rsidP="00EC1095"/>
    <w:p w:rsidR="00EC1095" w:rsidRDefault="00EC1095" w:rsidP="00BA28FF"/>
    <w:p w:rsidR="004F040B" w:rsidRDefault="004F040B" w:rsidP="00BA28FF">
      <w:r>
        <w:rPr>
          <w:rFonts w:hint="eastAsia"/>
        </w:rPr>
        <w:t>若沒有打提示字，就會需要</w:t>
      </w:r>
      <w:proofErr w:type="gramStart"/>
      <w:r>
        <w:rPr>
          <w:rFonts w:hint="eastAsia"/>
        </w:rPr>
        <w:t>作登打</w:t>
      </w:r>
      <w:proofErr w:type="gramEnd"/>
      <w:r>
        <w:rPr>
          <w:rFonts w:hint="eastAsia"/>
        </w:rPr>
        <w:t>訊息的動作</w:t>
      </w:r>
    </w:p>
    <w:p w:rsidR="00EC1095" w:rsidRDefault="00EC1095" w:rsidP="00BA28FF">
      <w:r>
        <w:rPr>
          <w:noProof/>
        </w:rPr>
        <w:drawing>
          <wp:inline distT="0" distB="0" distL="0" distR="0" wp14:anchorId="1E0D25C7" wp14:editId="2BB82073">
            <wp:extent cx="5274310" cy="1110413"/>
            <wp:effectExtent l="0" t="0" r="254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095" w:rsidRDefault="00EC1095" w:rsidP="00BA28FF">
      <w:r>
        <w:rPr>
          <w:rFonts w:hint="eastAsia"/>
        </w:rPr>
        <w:t>打完訊息後，要儲存，再打勾</w:t>
      </w:r>
      <w:r>
        <w:rPr>
          <w:rFonts w:hint="eastAsia"/>
        </w:rPr>
        <w:t xml:space="preserve"> (</w:t>
      </w:r>
      <w:r>
        <w:rPr>
          <w:rFonts w:hint="eastAsia"/>
        </w:rPr>
        <w:t>接受提交訊息</w:t>
      </w:r>
      <w:r>
        <w:rPr>
          <w:rFonts w:hint="eastAsia"/>
        </w:rPr>
        <w:t>)</w:t>
      </w:r>
    </w:p>
    <w:p w:rsidR="00EC1095" w:rsidRDefault="00EC1095" w:rsidP="00BA28FF"/>
    <w:p w:rsidR="00AB42AB" w:rsidRDefault="00AB42AB" w:rsidP="00BA28FF"/>
    <w:p w:rsidR="00AB42AB" w:rsidRDefault="00AB42AB" w:rsidP="00BA28FF">
      <w:r>
        <w:rPr>
          <w:noProof/>
        </w:rPr>
        <w:drawing>
          <wp:inline distT="0" distB="0" distL="0" distR="0" wp14:anchorId="364B771E" wp14:editId="2342DB1D">
            <wp:extent cx="3057525" cy="3543300"/>
            <wp:effectExtent l="0" t="0" r="9525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AB42AB" w:rsidRDefault="00AB42AB" w:rsidP="00BA28FF">
      <w:p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3.同步變更。點之前，會看到右下方的</w:t>
      </w:r>
      <w:r w:rsidR="004F040B">
        <w:rPr>
          <w:rFonts w:ascii="新細明體" w:eastAsia="新細明體" w:hAnsi="新細明體" w:cs="新細明體" w:hint="eastAsia"/>
        </w:rPr>
        <w:t>粉紅色那雲端資料和本地端資料沒有在一起，表示資料不一致，當點完同步變更後，就會一致了</w:t>
      </w:r>
    </w:p>
    <w:p w:rsidR="00AB42AB" w:rsidRDefault="00AB42AB" w:rsidP="00BA28FF"/>
    <w:p w:rsidR="00EC1095" w:rsidRDefault="00EC1095" w:rsidP="00BA28FF"/>
    <w:p w:rsidR="004F040B" w:rsidRDefault="004F040B" w:rsidP="00BA28FF"/>
    <w:p w:rsidR="004F040B" w:rsidRDefault="004F040B" w:rsidP="00BA28FF">
      <w:r>
        <w:rPr>
          <w:noProof/>
        </w:rPr>
        <w:lastRenderedPageBreak/>
        <w:drawing>
          <wp:inline distT="0" distB="0" distL="0" distR="0" wp14:anchorId="4686BB5F" wp14:editId="53557EAA">
            <wp:extent cx="3295650" cy="1171575"/>
            <wp:effectExtent l="0" t="0" r="0" b="952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095" w:rsidRDefault="00EC1095" w:rsidP="00BA28FF"/>
    <w:p w:rsidR="00481FA5" w:rsidRDefault="004F040B" w:rsidP="00BA28FF">
      <w:r>
        <w:rPr>
          <w:noProof/>
        </w:rPr>
        <w:drawing>
          <wp:inline distT="0" distB="0" distL="0" distR="0" wp14:anchorId="4DD76D24" wp14:editId="217FD11B">
            <wp:extent cx="2600325" cy="3200400"/>
            <wp:effectExtent l="0" t="0" r="9525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40B" w:rsidRDefault="004F040B" w:rsidP="00BA28FF">
      <w:r>
        <w:rPr>
          <w:rFonts w:hint="eastAsia"/>
        </w:rPr>
        <w:t>提交完，就會看到雲和端的圖案在一起了，表示資料一致了</w:t>
      </w:r>
    </w:p>
    <w:p w:rsidR="00674B64" w:rsidRDefault="00674B64" w:rsidP="00BA28FF"/>
    <w:p w:rsidR="003A45A2" w:rsidRDefault="003A45A2" w:rsidP="00BA28FF"/>
    <w:p w:rsidR="003A45A2" w:rsidRDefault="003A45A2" w:rsidP="00BA28FF"/>
    <w:p w:rsidR="00674B64" w:rsidRDefault="00674B64" w:rsidP="00BA28FF"/>
    <w:p w:rsidR="00481FA5" w:rsidRDefault="00481FA5" w:rsidP="00481FA5">
      <w:pPr>
        <w:pStyle w:val="2"/>
      </w:pPr>
      <w:r>
        <w:rPr>
          <w:rFonts w:hint="eastAsia"/>
        </w:rPr>
        <w:t xml:space="preserve">markdown </w:t>
      </w:r>
      <w:r>
        <w:rPr>
          <w:rFonts w:hint="eastAsia"/>
        </w:rPr>
        <w:t>語法</w:t>
      </w:r>
    </w:p>
    <w:p w:rsidR="00481FA5" w:rsidRDefault="00481FA5" w:rsidP="00481FA5">
      <w:r>
        <w:rPr>
          <w:rFonts w:hint="eastAsia"/>
        </w:rPr>
        <w:t>1~8</w:t>
      </w:r>
    </w:p>
    <w:p w:rsidR="00481FA5" w:rsidRDefault="00481FA5" w:rsidP="00481FA5"/>
    <w:p w:rsidR="003A45A2" w:rsidRDefault="003A45A2" w:rsidP="003A45A2">
      <w:pPr>
        <w:pStyle w:val="2"/>
      </w:pPr>
      <w:r>
        <w:rPr>
          <w:rFonts w:hint="eastAsia"/>
        </w:rPr>
        <w:t>上傳有問題時</w:t>
      </w:r>
      <w:r>
        <w:rPr>
          <w:rFonts w:hint="eastAsia"/>
        </w:rPr>
        <w:t xml:space="preserve"> (</w:t>
      </w:r>
      <w:r w:rsidRPr="003A45A2">
        <w:rPr>
          <w:rFonts w:hint="eastAsia"/>
        </w:rPr>
        <w:t>認證管理員</w:t>
      </w:r>
      <w:r>
        <w:rPr>
          <w:rFonts w:hint="eastAsia"/>
        </w:rPr>
        <w:t>)</w:t>
      </w:r>
    </w:p>
    <w:p w:rsidR="003A45A2" w:rsidRDefault="003A45A2" w:rsidP="00481FA5">
      <w:r>
        <w:rPr>
          <w:rFonts w:hint="eastAsia"/>
        </w:rPr>
        <w:t>若電腦本身已經有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帳號，但是那帳號和</w:t>
      </w:r>
      <w:proofErr w:type="gramStart"/>
      <w:r>
        <w:rPr>
          <w:rFonts w:hint="eastAsia"/>
        </w:rPr>
        <w:t>自已</w:t>
      </w:r>
      <w:proofErr w:type="gramEnd"/>
      <w:r>
        <w:rPr>
          <w:rFonts w:hint="eastAsia"/>
        </w:rPr>
        <w:t>的帳號不一樣時，會出現無法上傳資料，就需要先將「認證管理員」裡的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資料移除</w:t>
      </w:r>
    </w:p>
    <w:p w:rsidR="003A45A2" w:rsidRDefault="003A45A2" w:rsidP="00481FA5">
      <w:r>
        <w:rPr>
          <w:noProof/>
        </w:rPr>
        <w:lastRenderedPageBreak/>
        <w:drawing>
          <wp:inline distT="0" distB="0" distL="0" distR="0" wp14:anchorId="2C1A6ED6" wp14:editId="142B6739">
            <wp:extent cx="4381500" cy="2934693"/>
            <wp:effectExtent l="19050" t="19050" r="19050" b="18415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0153" cy="2933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A45A2" w:rsidRDefault="00A559DA" w:rsidP="00481FA5">
      <w:r>
        <w:rPr>
          <w:rFonts w:hint="eastAsia"/>
        </w:rPr>
        <w:t>(</w:t>
      </w:r>
      <w:r>
        <w:rPr>
          <w:rFonts w:hint="eastAsia"/>
        </w:rPr>
        <w:t>影片</w:t>
      </w:r>
      <w:r>
        <w:rPr>
          <w:rFonts w:hint="eastAsia"/>
        </w:rPr>
        <w:t xml:space="preserve">: </w:t>
      </w:r>
      <w:hyperlink r:id="rId60" w:history="1">
        <w:r w:rsidRPr="00566AA5">
          <w:rPr>
            <w:rStyle w:val="a7"/>
          </w:rPr>
          <w:t>https://www.youtube.com/live/Nsm0otgUvno</w:t>
        </w:r>
      </w:hyperlink>
      <w:r>
        <w:rPr>
          <w:rFonts w:hint="eastAsia"/>
        </w:rPr>
        <w:t xml:space="preserve"> 1:40:51)</w:t>
      </w:r>
    </w:p>
    <w:p w:rsidR="003A45A2" w:rsidRDefault="003A45A2" w:rsidP="00481FA5">
      <w:r>
        <w:rPr>
          <w:rFonts w:hint="eastAsia"/>
        </w:rPr>
        <w:t>移除後，要重新上傳時，會出現要重新認證，若瀏覽器有登入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時，滑鼠點選就可以，若沒有登入，需要輸入帳、密登入</w:t>
      </w:r>
    </w:p>
    <w:p w:rsidR="00A559DA" w:rsidRDefault="00A559DA" w:rsidP="00481FA5"/>
    <w:p w:rsidR="00A559DA" w:rsidRDefault="00A559DA" w:rsidP="00A559DA">
      <w:pPr>
        <w:pStyle w:val="2"/>
      </w:pPr>
      <w:r>
        <w:rPr>
          <w:rFonts w:hint="eastAsia"/>
        </w:rPr>
        <w:t>資料下載</w:t>
      </w:r>
      <w:r w:rsidR="00267C80">
        <w:rPr>
          <w:rFonts w:hint="eastAsia"/>
        </w:rPr>
        <w:t>(</w:t>
      </w:r>
      <w:r w:rsidR="00267C80">
        <w:rPr>
          <w:rFonts w:hint="eastAsia"/>
        </w:rPr>
        <w:t>同步</w:t>
      </w:r>
      <w:r w:rsidR="00267C80">
        <w:rPr>
          <w:rFonts w:hint="eastAsia"/>
        </w:rPr>
        <w:t>)</w:t>
      </w:r>
      <w:r w:rsidR="00E32365">
        <w:rPr>
          <w:rFonts w:hint="eastAsia"/>
        </w:rPr>
        <w:t>。用</w:t>
      </w:r>
      <w:proofErr w:type="spellStart"/>
      <w:r w:rsidR="00E32365">
        <w:rPr>
          <w:rFonts w:hint="eastAsia"/>
        </w:rPr>
        <w:t>Github</w:t>
      </w:r>
      <w:proofErr w:type="spellEnd"/>
      <w:r w:rsidR="00E32365">
        <w:rPr>
          <w:rFonts w:hint="eastAsia"/>
        </w:rPr>
        <w:t>時，開啟</w:t>
      </w:r>
      <w:proofErr w:type="spellStart"/>
      <w:r w:rsidR="00E32365">
        <w:rPr>
          <w:rFonts w:hint="eastAsia"/>
        </w:rPr>
        <w:t>VSCode</w:t>
      </w:r>
      <w:proofErr w:type="spellEnd"/>
      <w:r w:rsidR="00E32365">
        <w:rPr>
          <w:rFonts w:hint="eastAsia"/>
        </w:rPr>
        <w:t>第一件要作的事</w:t>
      </w:r>
    </w:p>
    <w:p w:rsidR="00A559DA" w:rsidRDefault="00A559DA" w:rsidP="00481FA5">
      <w:r>
        <w:rPr>
          <w:noProof/>
        </w:rPr>
        <w:drawing>
          <wp:inline distT="0" distB="0" distL="0" distR="0" wp14:anchorId="1FC22828" wp14:editId="5779622C">
            <wp:extent cx="2969908" cy="3695700"/>
            <wp:effectExtent l="0" t="0" r="1905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69908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C80" w:rsidRDefault="00267C80" w:rsidP="00481FA5">
      <w:r>
        <w:rPr>
          <w:rFonts w:hint="eastAsia"/>
        </w:rPr>
        <w:lastRenderedPageBreak/>
        <w:t>點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左下方的循環圖</w:t>
      </w:r>
    </w:p>
    <w:p w:rsidR="00E32365" w:rsidRDefault="00E32365" w:rsidP="00481FA5"/>
    <w:p w:rsidR="00765FFE" w:rsidRDefault="00E32365" w:rsidP="00C26690">
      <w:pPr>
        <w:pStyle w:val="1"/>
        <w:rPr>
          <w:rFonts w:hint="eastAsia"/>
        </w:rPr>
      </w:pPr>
      <w:r>
        <w:rPr>
          <w:rFonts w:hint="eastAsia"/>
        </w:rPr>
        <w:t>虛擬環境</w:t>
      </w:r>
      <w:r>
        <w:rPr>
          <w:rFonts w:hint="eastAsia"/>
        </w:rPr>
        <w:t xml:space="preserve"> (UV)</w:t>
      </w:r>
      <w:r w:rsidR="00765FFE">
        <w:rPr>
          <w:rFonts w:hint="eastAsia"/>
        </w:rPr>
        <w:t>_</w:t>
      </w:r>
    </w:p>
    <w:p w:rsidR="00E32365" w:rsidRDefault="00765FFE" w:rsidP="00765FFE">
      <w:r>
        <w:rPr>
          <w:rFonts w:hint="eastAsia"/>
        </w:rPr>
        <w:t>之前是</w:t>
      </w:r>
      <w:proofErr w:type="spellStart"/>
      <w:r>
        <w:rPr>
          <w:rFonts w:hint="eastAsia"/>
        </w:rPr>
        <w:t>conda</w:t>
      </w:r>
      <w:proofErr w:type="spellEnd"/>
    </w:p>
    <w:p w:rsidR="00C26690" w:rsidRDefault="00C26690" w:rsidP="00C26690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影</w:t>
      </w:r>
      <w:r>
        <w:rPr>
          <w:rFonts w:hint="eastAsia"/>
        </w:rPr>
        <w:t xml:space="preserve">: </w:t>
      </w:r>
      <w:hyperlink r:id="rId62" w:history="1">
        <w:r w:rsidRPr="00566AA5">
          <w:rPr>
            <w:rStyle w:val="a7"/>
          </w:rPr>
          <w:t>https://www.youtube.com/live/Nsm0otgUvno</w:t>
        </w:r>
      </w:hyperlink>
      <w:r w:rsidR="009A40B9">
        <w:rPr>
          <w:rStyle w:val="a7"/>
          <w:rFonts w:hint="eastAsia"/>
        </w:rPr>
        <w:t xml:space="preserve"> </w:t>
      </w:r>
      <w:proofErr w:type="gramStart"/>
      <w:r w:rsidR="009A40B9">
        <w:rPr>
          <w:rFonts w:hint="eastAsia"/>
        </w:rPr>
        <w:t>2:17:00</w:t>
      </w:r>
      <w:r w:rsidR="009A40B9">
        <w:rPr>
          <w:rFonts w:hint="eastAsia"/>
        </w:rPr>
        <w:t xml:space="preserve"> </w:t>
      </w:r>
      <w:r>
        <w:rPr>
          <w:rFonts w:hint="eastAsia"/>
        </w:rPr>
        <w:t>)</w:t>
      </w:r>
      <w:proofErr w:type="gramEnd"/>
      <w:r>
        <w:rPr>
          <w:rFonts w:hint="eastAsia"/>
        </w:rPr>
        <w:t xml:space="preserve"> </w:t>
      </w:r>
    </w:p>
    <w:p w:rsidR="009A40B9" w:rsidRDefault="009A40B9" w:rsidP="00C26690">
      <w:pPr>
        <w:rPr>
          <w:rFonts w:hint="eastAsia"/>
        </w:rPr>
      </w:pPr>
      <w:r>
        <w:rPr>
          <w:rFonts w:hint="eastAsia"/>
        </w:rPr>
        <w:t>資料來源</w:t>
      </w:r>
      <w:r>
        <w:rPr>
          <w:rFonts w:hint="eastAsia"/>
        </w:rPr>
        <w:t xml:space="preserve">: </w:t>
      </w:r>
      <w:r w:rsidRPr="009A40B9">
        <w:t>https://github.com/roberthsu2003/python/tree/master/uv</w:t>
      </w:r>
    </w:p>
    <w:p w:rsidR="00525EF7" w:rsidRDefault="00525EF7" w:rsidP="00525EF7">
      <w:pPr>
        <w:pStyle w:val="2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簡介</w:t>
      </w:r>
    </w:p>
    <w:p w:rsidR="00525EF7" w:rsidRDefault="00525EF7" w:rsidP="00525EF7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HTML1"/>
          <w:rFonts w:ascii="Consolas" w:hAnsi="Consolas" w:hint="eastAsia"/>
          <w:color w:val="1F2328"/>
          <w:sz w:val="20"/>
          <w:szCs w:val="20"/>
        </w:rPr>
        <w:t>u</w:t>
      </w:r>
      <w:r>
        <w:rPr>
          <w:rStyle w:val="HTML1"/>
          <w:rFonts w:ascii="Consolas" w:hAnsi="Consolas"/>
          <w:color w:val="1F2328"/>
          <w:sz w:val="20"/>
          <w:szCs w:val="20"/>
        </w:rPr>
        <w:t>v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是由</w:t>
      </w:r>
      <w:r>
        <w:rPr>
          <w:rFonts w:ascii="Segoe UI" w:hAnsi="Segoe UI" w:cs="Segoe UI"/>
          <w:color w:val="1F2328"/>
        </w:rPr>
        <w:t xml:space="preserve"> Astral </w:t>
      </w:r>
      <w:r>
        <w:rPr>
          <w:rFonts w:ascii="Segoe UI" w:hAnsi="Segoe UI" w:cs="Segoe UI"/>
          <w:color w:val="1F2328"/>
        </w:rPr>
        <w:t>團隊（</w:t>
      </w:r>
      <w:r>
        <w:rPr>
          <w:rStyle w:val="HTML1"/>
          <w:rFonts w:ascii="Consolas" w:hAnsi="Consolas"/>
          <w:color w:val="1F2328"/>
          <w:sz w:val="20"/>
          <w:szCs w:val="20"/>
        </w:rPr>
        <w:t>ruff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的開發者）使用</w:t>
      </w:r>
      <w:r>
        <w:rPr>
          <w:rFonts w:ascii="Segoe UI" w:hAnsi="Segoe UI" w:cs="Segoe UI"/>
          <w:color w:val="1F2328"/>
        </w:rPr>
        <w:t xml:space="preserve"> Rust </w:t>
      </w:r>
      <w:r>
        <w:rPr>
          <w:rFonts w:ascii="Segoe UI" w:hAnsi="Segoe UI" w:cs="Segoe UI"/>
          <w:color w:val="1F2328"/>
        </w:rPr>
        <w:t>語言打造的現代化</w:t>
      </w:r>
      <w:r>
        <w:rPr>
          <w:rFonts w:ascii="Segoe UI" w:hAnsi="Segoe UI" w:cs="Segoe UI"/>
          <w:color w:val="1F2328"/>
        </w:rPr>
        <w:t xml:space="preserve"> Python </w:t>
      </w:r>
      <w:r>
        <w:rPr>
          <w:rFonts w:ascii="Segoe UI" w:hAnsi="Segoe UI" w:cs="Segoe UI"/>
          <w:color w:val="1F2328"/>
        </w:rPr>
        <w:t>套件管理與虛擬環境工具。它旨在提供</w:t>
      </w:r>
      <w:proofErr w:type="gramStart"/>
      <w:r>
        <w:rPr>
          <w:rFonts w:ascii="Segoe UI" w:hAnsi="Segoe UI" w:cs="Segoe UI"/>
          <w:color w:val="1F2328"/>
        </w:rPr>
        <w:t>極</w:t>
      </w:r>
      <w:proofErr w:type="gramEnd"/>
      <w:r>
        <w:rPr>
          <w:rFonts w:ascii="Segoe UI" w:hAnsi="Segoe UI" w:cs="Segoe UI"/>
          <w:color w:val="1F2328"/>
        </w:rPr>
        <w:t>速的套件安裝、依賴解析和專案管理功能，成為</w:t>
      </w:r>
      <w:r>
        <w:rPr>
          <w:rFonts w:ascii="Segoe UI" w:hAnsi="Segoe UI" w:cs="Segoe UI"/>
          <w:color w:val="1F2328"/>
        </w:rPr>
        <w:t xml:space="preserve"> Python </w:t>
      </w:r>
      <w:r>
        <w:rPr>
          <w:rFonts w:ascii="Segoe UI" w:hAnsi="Segoe UI" w:cs="Segoe UI"/>
          <w:color w:val="1F2328"/>
        </w:rPr>
        <w:t>開發者的首選工具。</w:t>
      </w:r>
    </w:p>
    <w:p w:rsidR="00525EF7" w:rsidRPr="009A40B9" w:rsidRDefault="00525EF7" w:rsidP="009A40B9">
      <w:pPr>
        <w:pStyle w:val="3"/>
      </w:pPr>
      <w:r w:rsidRPr="009A40B9">
        <w:t>主要特色</w:t>
      </w:r>
    </w:p>
    <w:p w:rsidR="00525EF7" w:rsidRDefault="00525EF7" w:rsidP="00525EF7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Cs w:val="24"/>
        </w:rPr>
      </w:pPr>
      <w:r>
        <w:rPr>
          <w:rFonts w:ascii="Segoe UI" w:hAnsi="Segoe UI" w:cs="Segoe UI"/>
          <w:color w:val="1F2328"/>
        </w:rPr>
        <w:t>⚡ </w:t>
      </w:r>
      <w:r w:rsidR="009A40B9">
        <w:rPr>
          <w:rFonts w:ascii="Segoe UI" w:hAnsi="Segoe UI" w:cs="Segoe UI" w:hint="eastAsia"/>
          <w:color w:val="1F2328"/>
        </w:rPr>
        <w:t xml:space="preserve">  </w:t>
      </w:r>
      <w:r>
        <w:rPr>
          <w:rStyle w:val="a8"/>
          <w:rFonts w:ascii="Segoe UI" w:hAnsi="Segoe UI" w:cs="Segoe UI"/>
          <w:color w:val="1F2328"/>
        </w:rPr>
        <w:t>極速性能</w:t>
      </w:r>
      <w:r>
        <w:rPr>
          <w:rFonts w:ascii="Segoe UI" w:hAnsi="Segoe UI" w:cs="Segoe UI"/>
          <w:color w:val="1F2328"/>
        </w:rPr>
        <w:t>：比</w:t>
      </w:r>
      <w:r>
        <w:rPr>
          <w:rFonts w:ascii="Segoe UI" w:hAnsi="Segoe UI" w:cs="Segoe UI"/>
          <w:color w:val="1F2328"/>
        </w:rPr>
        <w:t xml:space="preserve"> pip </w:t>
      </w:r>
      <w:r>
        <w:rPr>
          <w:rFonts w:ascii="Segoe UI" w:hAnsi="Segoe UI" w:cs="Segoe UI"/>
          <w:color w:val="1F2328"/>
        </w:rPr>
        <w:t>快</w:t>
      </w:r>
      <w:r>
        <w:rPr>
          <w:rFonts w:ascii="Segoe UI" w:hAnsi="Segoe UI" w:cs="Segoe UI"/>
          <w:color w:val="1F2328"/>
        </w:rPr>
        <w:t xml:space="preserve"> 10-100 </w:t>
      </w:r>
      <w:proofErr w:type="gramStart"/>
      <w:r>
        <w:rPr>
          <w:rFonts w:ascii="Segoe UI" w:hAnsi="Segoe UI" w:cs="Segoe UI"/>
          <w:color w:val="1F2328"/>
        </w:rPr>
        <w:t>倍</w:t>
      </w:r>
      <w:proofErr w:type="gramEnd"/>
    </w:p>
    <w:p w:rsidR="00525EF7" w:rsidRDefault="00525EF7" w:rsidP="00525EF7">
      <w:pPr>
        <w:widowControl/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🔧</w:t>
      </w:r>
      <w:r>
        <w:rPr>
          <w:rFonts w:ascii="Segoe UI" w:hAnsi="Segoe UI" w:cs="Segoe UI"/>
          <w:color w:val="1F2328"/>
        </w:rPr>
        <w:t> </w:t>
      </w:r>
      <w:r w:rsidR="009A40B9">
        <w:rPr>
          <w:rFonts w:ascii="Segoe UI" w:hAnsi="Segoe UI" w:cs="Segoe UI" w:hint="eastAsia"/>
          <w:color w:val="1F2328"/>
        </w:rPr>
        <w:t xml:space="preserve"> </w:t>
      </w:r>
      <w:r>
        <w:rPr>
          <w:rStyle w:val="a8"/>
          <w:rFonts w:ascii="Segoe UI" w:hAnsi="Segoe UI" w:cs="Segoe UI"/>
          <w:color w:val="1F2328"/>
        </w:rPr>
        <w:t>一體化工具</w:t>
      </w:r>
      <w:r>
        <w:rPr>
          <w:rFonts w:ascii="Segoe UI" w:hAnsi="Segoe UI" w:cs="Segoe UI"/>
          <w:color w:val="1F2328"/>
        </w:rPr>
        <w:t>：整合虛擬環境、套件管理、依賴解析</w:t>
      </w:r>
    </w:p>
    <w:p w:rsidR="00525EF7" w:rsidRDefault="00525EF7" w:rsidP="00525EF7">
      <w:pPr>
        <w:widowControl/>
        <w:numPr>
          <w:ilvl w:val="0"/>
          <w:numId w:val="13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📦</w:t>
      </w:r>
      <w:r>
        <w:rPr>
          <w:rFonts w:ascii="Segoe UI" w:hAnsi="Segoe UI" w:cs="Segoe UI"/>
          <w:color w:val="1F2328"/>
        </w:rPr>
        <w:t> </w:t>
      </w:r>
      <w:r w:rsidR="009A40B9">
        <w:rPr>
          <w:rFonts w:ascii="Segoe UI" w:hAnsi="Segoe UI" w:cs="Segoe UI" w:hint="eastAsia"/>
          <w:color w:val="1F2328"/>
        </w:rPr>
        <w:t xml:space="preserve"> </w:t>
      </w:r>
      <w:r>
        <w:rPr>
          <w:rStyle w:val="a8"/>
          <w:rFonts w:ascii="Segoe UI" w:hAnsi="Segoe UI" w:cs="Segoe UI"/>
          <w:color w:val="1F2328"/>
        </w:rPr>
        <w:t>現代化專案管理</w:t>
      </w:r>
      <w:r>
        <w:rPr>
          <w:rFonts w:ascii="Segoe UI" w:hAnsi="Segoe UI" w:cs="Segoe UI"/>
          <w:color w:val="1F2328"/>
        </w:rPr>
        <w:t>：支援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pyproject.toml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標準</w:t>
      </w:r>
    </w:p>
    <w:p w:rsidR="00525EF7" w:rsidRDefault="00525EF7" w:rsidP="00525EF7">
      <w:pPr>
        <w:widowControl/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🐍</w:t>
      </w:r>
      <w:r>
        <w:rPr>
          <w:rFonts w:ascii="Segoe UI" w:hAnsi="Segoe UI" w:cs="Segoe UI"/>
          <w:color w:val="1F2328"/>
        </w:rPr>
        <w:t> </w:t>
      </w:r>
      <w:r w:rsidR="009A40B9">
        <w:rPr>
          <w:rFonts w:ascii="Segoe UI" w:hAnsi="Segoe UI" w:cs="Segoe UI" w:hint="eastAsia"/>
          <w:color w:val="1F2328"/>
        </w:rPr>
        <w:t xml:space="preserve"> </w:t>
      </w:r>
      <w:r>
        <w:rPr>
          <w:rStyle w:val="a8"/>
          <w:rFonts w:ascii="Segoe UI" w:hAnsi="Segoe UI" w:cs="Segoe UI"/>
          <w:color w:val="1F2328"/>
        </w:rPr>
        <w:t xml:space="preserve">Python </w:t>
      </w:r>
      <w:r>
        <w:rPr>
          <w:rStyle w:val="a8"/>
          <w:rFonts w:ascii="Segoe UI" w:hAnsi="Segoe UI" w:cs="Segoe UI"/>
          <w:color w:val="1F2328"/>
        </w:rPr>
        <w:t>版本管理</w:t>
      </w:r>
      <w:r>
        <w:rPr>
          <w:rFonts w:ascii="Segoe UI" w:hAnsi="Segoe UI" w:cs="Segoe UI"/>
          <w:color w:val="1F2328"/>
        </w:rPr>
        <w:t>：自動安裝和管理</w:t>
      </w:r>
      <w:r>
        <w:rPr>
          <w:rFonts w:ascii="Segoe UI" w:hAnsi="Segoe UI" w:cs="Segoe UI"/>
          <w:color w:val="1F2328"/>
        </w:rPr>
        <w:t xml:space="preserve"> Python </w:t>
      </w:r>
      <w:r>
        <w:rPr>
          <w:rFonts w:ascii="Segoe UI" w:hAnsi="Segoe UI" w:cs="Segoe UI"/>
          <w:color w:val="1F2328"/>
        </w:rPr>
        <w:t>版本</w:t>
      </w:r>
    </w:p>
    <w:p w:rsidR="00525EF7" w:rsidRDefault="00525EF7" w:rsidP="00525EF7">
      <w:pPr>
        <w:widowControl/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 Symbol" w:hAnsi="Segoe UI Symbol" w:cs="Segoe UI Symbol"/>
          <w:color w:val="1F2328"/>
        </w:rPr>
        <w:t>🔒</w:t>
      </w:r>
      <w:r>
        <w:rPr>
          <w:rFonts w:ascii="Segoe UI" w:hAnsi="Segoe UI" w:cs="Segoe UI"/>
          <w:color w:val="1F2328"/>
        </w:rPr>
        <w:t> </w:t>
      </w:r>
      <w:r w:rsidR="009A40B9">
        <w:rPr>
          <w:rFonts w:ascii="Segoe UI" w:hAnsi="Segoe UI" w:cs="Segoe UI" w:hint="eastAsia"/>
          <w:color w:val="1F2328"/>
        </w:rPr>
        <w:t xml:space="preserve"> </w:t>
      </w:r>
      <w:r>
        <w:rPr>
          <w:rStyle w:val="a8"/>
          <w:rFonts w:ascii="Segoe UI" w:hAnsi="Segoe UI" w:cs="Segoe UI"/>
          <w:color w:val="1F2328"/>
        </w:rPr>
        <w:t>依賴鎖定</w:t>
      </w:r>
      <w:r>
        <w:rPr>
          <w:rFonts w:ascii="Segoe UI" w:hAnsi="Segoe UI" w:cs="Segoe UI"/>
          <w:color w:val="1F2328"/>
        </w:rPr>
        <w:t>：確保可重現的建置環境</w:t>
      </w:r>
    </w:p>
    <w:p w:rsidR="00525EF7" w:rsidRPr="00525EF7" w:rsidRDefault="00525EF7" w:rsidP="00525EF7">
      <w:pPr>
        <w:rPr>
          <w:rFonts w:hint="eastAsia"/>
        </w:rPr>
      </w:pPr>
    </w:p>
    <w:p w:rsidR="00525EF7" w:rsidRDefault="00525EF7" w:rsidP="009A40B9">
      <w:pPr>
        <w:pStyle w:val="2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為什麼選擇</w:t>
      </w:r>
      <w:r>
        <w:rPr>
          <w:rFonts w:hint="eastAsia"/>
        </w:rPr>
        <w:t>UV</w:t>
      </w:r>
    </w:p>
    <w:p w:rsidR="00525EF7" w:rsidRPr="009A40B9" w:rsidRDefault="00525EF7" w:rsidP="00CE15E6">
      <w:pPr>
        <w:pStyle w:val="3"/>
        <w:numPr>
          <w:ilvl w:val="0"/>
          <w:numId w:val="20"/>
        </w:numPr>
      </w:pPr>
      <w:r w:rsidRPr="009A40B9">
        <w:t>與</w:t>
      </w:r>
      <w:r w:rsidRPr="009A40B9">
        <w:t xml:space="preserve"> </w:t>
      </w:r>
      <w:proofErr w:type="spellStart"/>
      <w:r w:rsidRPr="009A40B9">
        <w:t>Conda</w:t>
      </w:r>
      <w:proofErr w:type="spellEnd"/>
      <w:r w:rsidRPr="009A40B9">
        <w:t xml:space="preserve"> </w:t>
      </w:r>
      <w:r w:rsidRPr="009A40B9">
        <w:t>的比較</w:t>
      </w:r>
    </w:p>
    <w:p w:rsidR="00525EF7" w:rsidRDefault="00525EF7" w:rsidP="00525EF7">
      <w:pPr>
        <w:widowControl/>
        <w:numPr>
          <w:ilvl w:val="0"/>
          <w:numId w:val="14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szCs w:val="24"/>
        </w:rPr>
      </w:pPr>
      <w:r>
        <w:rPr>
          <w:rStyle w:val="a8"/>
          <w:rFonts w:ascii="Segoe UI" w:hAnsi="Segoe UI" w:cs="Segoe UI"/>
          <w:color w:val="1F2328"/>
        </w:rPr>
        <w:t>速度</w:t>
      </w:r>
      <w:r>
        <w:rPr>
          <w:rFonts w:ascii="Segoe UI" w:hAnsi="Segoe UI" w:cs="Segoe UI"/>
          <w:color w:val="1F2328"/>
        </w:rPr>
        <w:t>：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在安裝和解析依賴項方面，速度顯著優於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Conda</w:t>
      </w:r>
      <w:proofErr w:type="spellEnd"/>
      <w:r>
        <w:rPr>
          <w:rFonts w:ascii="Segoe UI" w:hAnsi="Segoe UI" w:cs="Segoe UI"/>
          <w:color w:val="1F2328"/>
        </w:rPr>
        <w:t>。這在大型專案或需要頻繁建立環境的場景中尤其有感。</w:t>
      </w:r>
    </w:p>
    <w:p w:rsidR="00525EF7" w:rsidRDefault="00525EF7" w:rsidP="00525EF7">
      <w:pPr>
        <w:widowControl/>
        <w:numPr>
          <w:ilvl w:val="0"/>
          <w:numId w:val="14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現代化的專案管理</w:t>
      </w:r>
      <w:r>
        <w:rPr>
          <w:rFonts w:ascii="Segoe UI" w:hAnsi="Segoe UI" w:cs="Segoe UI"/>
          <w:color w:val="1F2328"/>
        </w:rPr>
        <w:t>：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鼓勵使用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pyproject.toml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檔案來管理專案依賴，這是目前</w:t>
      </w:r>
      <w:r>
        <w:rPr>
          <w:rFonts w:ascii="Segoe UI" w:hAnsi="Segoe UI" w:cs="Segoe UI"/>
          <w:color w:val="1F2328"/>
        </w:rPr>
        <w:t xml:space="preserve"> Python </w:t>
      </w:r>
      <w:r>
        <w:rPr>
          <w:rFonts w:ascii="Segoe UI" w:hAnsi="Segoe UI" w:cs="Segoe UI"/>
          <w:color w:val="1F2328"/>
        </w:rPr>
        <w:t>社群推崇的最佳實踐，有助於提高專案的可重現性和標準化。</w:t>
      </w:r>
    </w:p>
    <w:p w:rsidR="00525EF7" w:rsidRDefault="00525EF7" w:rsidP="00525EF7">
      <w:pPr>
        <w:widowControl/>
        <w:numPr>
          <w:ilvl w:val="0"/>
          <w:numId w:val="14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單一工具鏈</w:t>
      </w:r>
      <w:r>
        <w:rPr>
          <w:rFonts w:ascii="Segoe UI" w:hAnsi="Segoe UI" w:cs="Segoe UI"/>
          <w:color w:val="1F2328"/>
        </w:rPr>
        <w:t>：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整合了虛擬環境管理、套件安裝、依賴解析等多種功能，無需像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Conda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那樣在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conda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和</w:t>
      </w:r>
      <w:r>
        <w:rPr>
          <w:rFonts w:ascii="Segoe UI" w:hAnsi="Segoe UI" w:cs="Segoe UI"/>
          <w:color w:val="1F2328"/>
        </w:rPr>
        <w:t> </w:t>
      </w:r>
      <w:r>
        <w:rPr>
          <w:rStyle w:val="HTML1"/>
          <w:rFonts w:ascii="Consolas" w:hAnsi="Consolas"/>
          <w:color w:val="1F2328"/>
          <w:sz w:val="20"/>
          <w:szCs w:val="20"/>
        </w:rPr>
        <w:t>pip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之間切換。</w:t>
      </w:r>
    </w:p>
    <w:p w:rsidR="00525EF7" w:rsidRDefault="00525EF7" w:rsidP="009A40B9">
      <w:pPr>
        <w:pStyle w:val="3"/>
      </w:pPr>
      <w:r>
        <w:lastRenderedPageBreak/>
        <w:t>與</w:t>
      </w:r>
      <w:r>
        <w:t xml:space="preserve"> pip </w:t>
      </w:r>
      <w:r>
        <w:t>的比較</w:t>
      </w:r>
    </w:p>
    <w:p w:rsidR="00525EF7" w:rsidRDefault="00525EF7" w:rsidP="00525EF7">
      <w:pPr>
        <w:widowControl/>
        <w:numPr>
          <w:ilvl w:val="0"/>
          <w:numId w:val="15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szCs w:val="24"/>
        </w:rPr>
      </w:pPr>
      <w:r>
        <w:rPr>
          <w:rStyle w:val="a8"/>
          <w:rFonts w:ascii="Segoe UI" w:hAnsi="Segoe UI" w:cs="Segoe UI"/>
          <w:color w:val="1F2328"/>
        </w:rPr>
        <w:t>依賴解析</w:t>
      </w:r>
      <w:r>
        <w:rPr>
          <w:rFonts w:ascii="Segoe UI" w:hAnsi="Segoe UI" w:cs="Segoe UI"/>
          <w:color w:val="1F2328"/>
        </w:rPr>
        <w:t>：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提供更智能的依賴解析，避免衝突</w:t>
      </w:r>
    </w:p>
    <w:p w:rsidR="00525EF7" w:rsidRDefault="00525EF7" w:rsidP="00525EF7">
      <w:pPr>
        <w:widowControl/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虛擬環境整合</w:t>
      </w:r>
      <w:r>
        <w:rPr>
          <w:rFonts w:ascii="Segoe UI" w:hAnsi="Segoe UI" w:cs="Segoe UI"/>
          <w:color w:val="1F2328"/>
        </w:rPr>
        <w:t>：無需手動建立和管理虛擬環境</w:t>
      </w:r>
    </w:p>
    <w:p w:rsidR="00525EF7" w:rsidRDefault="00525EF7" w:rsidP="00525EF7">
      <w:pPr>
        <w:widowControl/>
        <w:numPr>
          <w:ilvl w:val="0"/>
          <w:numId w:val="15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鎖定檔案</w:t>
      </w:r>
      <w:r>
        <w:rPr>
          <w:rFonts w:ascii="Segoe UI" w:hAnsi="Segoe UI" w:cs="Segoe UI"/>
          <w:color w:val="1F2328"/>
        </w:rPr>
        <w:t>：自動生成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uv.lock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檔案確保可重現性</w:t>
      </w:r>
    </w:p>
    <w:p w:rsidR="00525EF7" w:rsidRDefault="00525EF7" w:rsidP="00525EF7">
      <w:pPr>
        <w:widowControl/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 xml:space="preserve">Python </w:t>
      </w:r>
      <w:r>
        <w:rPr>
          <w:rStyle w:val="a8"/>
          <w:rFonts w:ascii="Segoe UI" w:hAnsi="Segoe UI" w:cs="Segoe UI"/>
          <w:color w:val="1F2328"/>
        </w:rPr>
        <w:t>版本管理</w:t>
      </w:r>
      <w:r>
        <w:rPr>
          <w:rFonts w:ascii="Segoe UI" w:hAnsi="Segoe UI" w:cs="Segoe UI"/>
          <w:color w:val="1F2328"/>
        </w:rPr>
        <w:t>：自動安裝所需的</w:t>
      </w:r>
      <w:r>
        <w:rPr>
          <w:rFonts w:ascii="Segoe UI" w:hAnsi="Segoe UI" w:cs="Segoe UI"/>
          <w:color w:val="1F2328"/>
        </w:rPr>
        <w:t xml:space="preserve"> Python </w:t>
      </w:r>
      <w:r>
        <w:rPr>
          <w:rFonts w:ascii="Segoe UI" w:hAnsi="Segoe UI" w:cs="Segoe UI"/>
          <w:color w:val="1F2328"/>
        </w:rPr>
        <w:t>版本</w:t>
      </w:r>
    </w:p>
    <w:p w:rsidR="00525EF7" w:rsidRDefault="00525EF7" w:rsidP="00626CE1">
      <w:pPr>
        <w:pStyle w:val="2"/>
      </w:pPr>
      <w:r>
        <w:t>安裝</w:t>
      </w:r>
      <w:r>
        <w:t xml:space="preserve"> UV</w:t>
      </w:r>
    </w:p>
    <w:p w:rsidR="00525EF7" w:rsidRDefault="00525EF7" w:rsidP="00CE15E6">
      <w:pPr>
        <w:pStyle w:val="3"/>
        <w:numPr>
          <w:ilvl w:val="0"/>
          <w:numId w:val="21"/>
        </w:numPr>
      </w:pPr>
      <w:r>
        <w:t>系統需求</w:t>
      </w:r>
    </w:p>
    <w:p w:rsidR="00525EF7" w:rsidRDefault="00525EF7" w:rsidP="00525EF7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Cs w:val="24"/>
        </w:rPr>
      </w:pPr>
      <w:r>
        <w:rPr>
          <w:rFonts w:ascii="Segoe UI" w:hAnsi="Segoe UI" w:cs="Segoe UI"/>
          <w:color w:val="1F2328"/>
        </w:rPr>
        <w:t>Python 3.8+</w:t>
      </w:r>
      <w:r>
        <w:rPr>
          <w:rFonts w:ascii="Segoe UI" w:hAnsi="Segoe UI" w:cs="Segoe UI"/>
          <w:color w:val="1F2328"/>
        </w:rPr>
        <w:t>（</w:t>
      </w:r>
      <w:r>
        <w:rPr>
          <w:rFonts w:ascii="Segoe UI" w:hAnsi="Segoe UI" w:cs="Segoe UI"/>
          <w:color w:val="1F2328"/>
        </w:rPr>
        <w:t xml:space="preserve">UV </w:t>
      </w:r>
      <w:r>
        <w:rPr>
          <w:rFonts w:ascii="Segoe UI" w:hAnsi="Segoe UI" w:cs="Segoe UI"/>
          <w:color w:val="1F2328"/>
        </w:rPr>
        <w:t>會自動管理</w:t>
      </w:r>
      <w:r>
        <w:rPr>
          <w:rFonts w:ascii="Segoe UI" w:hAnsi="Segoe UI" w:cs="Segoe UI"/>
          <w:color w:val="1F2328"/>
        </w:rPr>
        <w:t xml:space="preserve"> Python </w:t>
      </w:r>
      <w:r>
        <w:rPr>
          <w:rFonts w:ascii="Segoe UI" w:hAnsi="Segoe UI" w:cs="Segoe UI"/>
          <w:color w:val="1F2328"/>
        </w:rPr>
        <w:t>版本）</w:t>
      </w:r>
    </w:p>
    <w:p w:rsidR="00525EF7" w:rsidRDefault="00525EF7" w:rsidP="00525EF7">
      <w:pPr>
        <w:widowControl/>
        <w:numPr>
          <w:ilvl w:val="0"/>
          <w:numId w:val="1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支援的作業系統：</w:t>
      </w:r>
      <w:r>
        <w:rPr>
          <w:rFonts w:ascii="Segoe UI" w:hAnsi="Segoe UI" w:cs="Segoe UI"/>
          <w:color w:val="1F2328"/>
        </w:rPr>
        <w:t>Windows</w:t>
      </w:r>
      <w:r>
        <w:rPr>
          <w:rFonts w:ascii="Segoe UI" w:hAnsi="Segoe UI" w:cs="Segoe UI"/>
          <w:color w:val="1F2328"/>
        </w:rPr>
        <w:t>、</w:t>
      </w:r>
      <w:proofErr w:type="spellStart"/>
      <w:r>
        <w:rPr>
          <w:rFonts w:ascii="Segoe UI" w:hAnsi="Segoe UI" w:cs="Segoe UI"/>
          <w:color w:val="1F2328"/>
        </w:rPr>
        <w:t>macOS</w:t>
      </w:r>
      <w:proofErr w:type="spellEnd"/>
      <w:r>
        <w:rPr>
          <w:rFonts w:ascii="Segoe UI" w:hAnsi="Segoe UI" w:cs="Segoe UI"/>
          <w:color w:val="1F2328"/>
        </w:rPr>
        <w:t>、</w:t>
      </w:r>
      <w:r>
        <w:rPr>
          <w:rFonts w:ascii="Segoe UI" w:hAnsi="Segoe UI" w:cs="Segoe UI"/>
          <w:color w:val="1F2328"/>
        </w:rPr>
        <w:t>Linux</w:t>
      </w:r>
    </w:p>
    <w:p w:rsidR="00525EF7" w:rsidRDefault="00525EF7" w:rsidP="00CE15E6">
      <w:pPr>
        <w:pStyle w:val="3"/>
      </w:pPr>
      <w:r>
        <w:t>安裝方法</w:t>
      </w:r>
    </w:p>
    <w:p w:rsidR="00525EF7" w:rsidRDefault="00525EF7" w:rsidP="00CE15E6">
      <w:pPr>
        <w:pStyle w:val="4"/>
        <w:rPr>
          <w:sz w:val="24"/>
          <w:szCs w:val="24"/>
        </w:rPr>
      </w:pPr>
      <w:r>
        <w:t>方法</w:t>
      </w:r>
      <w:proofErr w:type="gramStart"/>
      <w:r>
        <w:t>一</w:t>
      </w:r>
      <w:proofErr w:type="gramEnd"/>
      <w:r>
        <w:t>：獨立安裝腳本（推薦）</w:t>
      </w:r>
    </w:p>
    <w:p w:rsidR="00525EF7" w:rsidRDefault="00525EF7" w:rsidP="00525EF7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a8"/>
          <w:rFonts w:ascii="Segoe UI" w:hAnsi="Segoe UI" w:cs="Segoe UI"/>
          <w:color w:val="1F2328"/>
        </w:rPr>
        <w:t>macOS</w:t>
      </w:r>
      <w:proofErr w:type="spellEnd"/>
      <w:r>
        <w:rPr>
          <w:rStyle w:val="a8"/>
          <w:rFonts w:ascii="Segoe UI" w:hAnsi="Segoe UI" w:cs="Segoe UI"/>
          <w:color w:val="1F2328"/>
        </w:rPr>
        <w:t xml:space="preserve"> </w:t>
      </w:r>
      <w:r>
        <w:rPr>
          <w:rStyle w:val="a8"/>
          <w:rFonts w:ascii="Segoe UI" w:hAnsi="Segoe UI" w:cs="Segoe UI"/>
          <w:color w:val="1F2328"/>
        </w:rPr>
        <w:t>和</w:t>
      </w:r>
      <w:r>
        <w:rPr>
          <w:rStyle w:val="a8"/>
          <w:rFonts w:ascii="Segoe UI" w:hAnsi="Segoe UI" w:cs="Segoe UI"/>
          <w:color w:val="1F2328"/>
        </w:rPr>
        <w:t xml:space="preserve"> Linux</w:t>
      </w:r>
      <w:r>
        <w:rPr>
          <w:rStyle w:val="a8"/>
          <w:rFonts w:ascii="Segoe UI" w:hAnsi="Segoe UI" w:cs="Segoe UI"/>
          <w:color w:val="1F2328"/>
        </w:rPr>
        <w:t>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>curl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-</w:t>
      </w:r>
      <w:proofErr w:type="spellStart"/>
      <w:r>
        <w:rPr>
          <w:rFonts w:ascii="Consolas" w:hAnsi="Consolas"/>
          <w:color w:val="1F2328"/>
          <w:sz w:val="20"/>
          <w:szCs w:val="20"/>
        </w:rPr>
        <w:t>LsSf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https://astral.sh/uv/install.sh </w:t>
      </w:r>
      <w:r>
        <w:rPr>
          <w:rStyle w:val="pl-k"/>
          <w:rFonts w:ascii="Consolas" w:hAnsi="Consolas"/>
          <w:color w:val="CF222E"/>
          <w:sz w:val="20"/>
          <w:szCs w:val="20"/>
        </w:rPr>
        <w:t>|</w:t>
      </w:r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sh</w:t>
      </w:r>
      <w:proofErr w:type="spellEnd"/>
    </w:p>
    <w:p w:rsidR="00525EF7" w:rsidRDefault="00525EF7" w:rsidP="00525EF7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Windows</w:t>
      </w:r>
      <w:r>
        <w:rPr>
          <w:rStyle w:val="a8"/>
          <w:rFonts w:ascii="Segoe UI" w:hAnsi="Segoe UI" w:cs="Segoe UI"/>
          <w:color w:val="1F2328"/>
        </w:rPr>
        <w:t>：</w:t>
      </w:r>
      <w:r>
        <w:rPr>
          <w:rStyle w:val="a8"/>
          <w:rFonts w:ascii="Segoe UI" w:hAnsi="Segoe UI" w:cs="Segoe UI" w:hint="eastAsia"/>
          <w:color w:val="1F2328"/>
        </w:rPr>
        <w:t>  </w:t>
      </w:r>
      <w:r>
        <w:rPr>
          <w:rStyle w:val="a8"/>
          <w:rFonts w:ascii="inherit" w:hAnsi="inherit" w:cs="Segoe UI"/>
          <w:color w:val="1F2328"/>
        </w:rPr>
        <w:t>視窗：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powershell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-</w:t>
      </w:r>
      <w:proofErr w:type="spellStart"/>
      <w:r>
        <w:rPr>
          <w:rFonts w:ascii="Consolas" w:hAnsi="Consolas"/>
          <w:color w:val="1F2328"/>
          <w:sz w:val="20"/>
          <w:szCs w:val="20"/>
        </w:rPr>
        <w:t>ExecutionPolicy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ByPass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</w:t>
      </w:r>
      <w:r>
        <w:rPr>
          <w:rStyle w:val="pl-k"/>
          <w:rFonts w:ascii="Consolas" w:hAnsi="Consolas"/>
          <w:color w:val="CF222E"/>
          <w:sz w:val="20"/>
          <w:szCs w:val="20"/>
        </w:rPr>
        <w:t>-</w:t>
      </w:r>
      <w:r>
        <w:rPr>
          <w:rFonts w:ascii="Consolas" w:hAnsi="Consolas"/>
          <w:color w:val="1F2328"/>
          <w:sz w:val="20"/>
          <w:szCs w:val="20"/>
        </w:rPr>
        <w:t xml:space="preserve">c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irm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 xml:space="preserve"> https://astral.sh/uv/install.ps1 | 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iex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:rsidR="00525EF7" w:rsidRDefault="00525EF7" w:rsidP="00CE15E6">
      <w:pPr>
        <w:pStyle w:val="4"/>
        <w:rPr>
          <w:sz w:val="24"/>
          <w:szCs w:val="24"/>
        </w:rPr>
      </w:pPr>
      <w:r>
        <w:t>方法二：套件管理器</w:t>
      </w:r>
    </w:p>
    <w:p w:rsidR="00525EF7" w:rsidRDefault="00525EF7" w:rsidP="00525EF7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a8"/>
          <w:rFonts w:ascii="Segoe UI" w:hAnsi="Segoe UI" w:cs="Segoe UI"/>
          <w:color w:val="1F2328"/>
        </w:rPr>
        <w:t>macOS</w:t>
      </w:r>
      <w:proofErr w:type="spellEnd"/>
      <w:r>
        <w:rPr>
          <w:rStyle w:val="a8"/>
          <w:rFonts w:ascii="Segoe UI" w:hAnsi="Segoe UI" w:cs="Segoe UI"/>
          <w:color w:val="1F2328"/>
        </w:rPr>
        <w:t xml:space="preserve"> (Homebrew)</w:t>
      </w:r>
      <w:r>
        <w:rPr>
          <w:rStyle w:val="a8"/>
          <w:rFonts w:ascii="Segoe UI" w:hAnsi="Segoe UI" w:cs="Segoe UI"/>
          <w:color w:val="1F2328"/>
        </w:rPr>
        <w:t>：</w:t>
      </w:r>
      <w:r>
        <w:rPr>
          <w:rStyle w:val="a8"/>
          <w:rFonts w:ascii="Segoe UI" w:hAnsi="Segoe UI" w:cs="Segoe UI" w:hint="eastAsia"/>
          <w:color w:val="1F2328"/>
        </w:rPr>
        <w:t>  </w:t>
      </w:r>
      <w:proofErr w:type="spellStart"/>
      <w:r>
        <w:rPr>
          <w:rStyle w:val="a8"/>
          <w:rFonts w:ascii="inherit" w:hAnsi="inherit" w:cs="Segoe UI"/>
          <w:color w:val="1F2328"/>
        </w:rPr>
        <w:t>macOS</w:t>
      </w:r>
      <w:proofErr w:type="spellEnd"/>
      <w:r>
        <w:rPr>
          <w:rStyle w:val="a8"/>
          <w:rFonts w:ascii="inherit" w:hAnsi="inherit" w:cs="Segoe UI"/>
          <w:color w:val="1F2328"/>
        </w:rPr>
        <w:t>（</w:t>
      </w:r>
      <w:r>
        <w:rPr>
          <w:rStyle w:val="a8"/>
          <w:rFonts w:ascii="inherit" w:hAnsi="inherit" w:cs="Segoe UI"/>
          <w:color w:val="1F2328"/>
        </w:rPr>
        <w:t>Homebrew</w:t>
      </w:r>
      <w:r>
        <w:rPr>
          <w:rStyle w:val="a8"/>
          <w:rFonts w:ascii="inherit" w:hAnsi="inherit" w:cs="Segoe UI"/>
          <w:color w:val="1F2328"/>
        </w:rPr>
        <w:t>）：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>brew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install </w:t>
      </w:r>
      <w:proofErr w:type="spell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</w:p>
    <w:p w:rsidR="00525EF7" w:rsidRDefault="00525EF7" w:rsidP="00525EF7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Windows (Scoop)</w:t>
      </w:r>
      <w:r>
        <w:rPr>
          <w:rStyle w:val="a8"/>
          <w:rFonts w:ascii="Segoe UI" w:hAnsi="Segoe UI" w:cs="Segoe UI"/>
          <w:color w:val="1F2328"/>
        </w:rPr>
        <w:t>：</w:t>
      </w:r>
      <w:r>
        <w:rPr>
          <w:rStyle w:val="a8"/>
          <w:rFonts w:ascii="Segoe UI" w:hAnsi="Segoe UI" w:cs="Segoe UI" w:hint="eastAsia"/>
          <w:color w:val="1F2328"/>
        </w:rPr>
        <w:t>  </w:t>
      </w:r>
      <w:r>
        <w:rPr>
          <w:rStyle w:val="a8"/>
          <w:rFonts w:ascii="inherit" w:hAnsi="inherit" w:cs="Segoe UI"/>
          <w:color w:val="1F2328"/>
        </w:rPr>
        <w:t>Windows</w:t>
      </w:r>
      <w:r>
        <w:rPr>
          <w:rStyle w:val="a8"/>
          <w:rFonts w:ascii="inherit" w:hAnsi="inherit" w:cs="Segoe UI"/>
          <w:color w:val="1F2328"/>
        </w:rPr>
        <w:t>（</w:t>
      </w:r>
      <w:r>
        <w:rPr>
          <w:rStyle w:val="a8"/>
          <w:rFonts w:ascii="inherit" w:hAnsi="inherit" w:cs="Segoe UI"/>
          <w:color w:val="1F2328"/>
        </w:rPr>
        <w:t>Scoop</w:t>
      </w:r>
      <w:r>
        <w:rPr>
          <w:rStyle w:val="a8"/>
          <w:rFonts w:ascii="inherit" w:hAnsi="inherit" w:cs="Segoe UI"/>
          <w:color w:val="1F2328"/>
        </w:rPr>
        <w:t>）：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>scoop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install </w:t>
      </w:r>
      <w:proofErr w:type="spell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</w:p>
    <w:p w:rsidR="00525EF7" w:rsidRDefault="00525EF7" w:rsidP="00525EF7">
      <w:pPr>
        <w:pStyle w:val="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a8"/>
          <w:rFonts w:ascii="Segoe UI" w:hAnsi="Segoe UI" w:cs="Segoe UI"/>
          <w:color w:val="1F2328"/>
        </w:rPr>
        <w:t>Linux (Cargo)</w:t>
      </w:r>
      <w:r>
        <w:rPr>
          <w:rStyle w:val="a8"/>
          <w:rFonts w:ascii="Segoe UI" w:hAnsi="Segoe UI" w:cs="Segoe UI"/>
          <w:color w:val="1F2328"/>
        </w:rPr>
        <w:t>：</w:t>
      </w:r>
      <w:r>
        <w:rPr>
          <w:rStyle w:val="a8"/>
          <w:rFonts w:ascii="Segoe UI" w:hAnsi="Segoe UI" w:cs="Segoe UI" w:hint="eastAsia"/>
          <w:color w:val="1F2328"/>
        </w:rPr>
        <w:t>  </w:t>
      </w:r>
      <w:r>
        <w:rPr>
          <w:rStyle w:val="a8"/>
          <w:rFonts w:ascii="inherit" w:hAnsi="inherit" w:cs="Segoe UI"/>
          <w:color w:val="1F2328"/>
        </w:rPr>
        <w:t>Linux</w:t>
      </w:r>
      <w:r>
        <w:rPr>
          <w:rStyle w:val="a8"/>
          <w:rFonts w:ascii="inherit" w:hAnsi="inherit" w:cs="Segoe UI"/>
          <w:color w:val="1F2328"/>
        </w:rPr>
        <w:t>（</w:t>
      </w:r>
      <w:r>
        <w:rPr>
          <w:rStyle w:val="a8"/>
          <w:rFonts w:ascii="inherit" w:hAnsi="inherit" w:cs="Segoe UI"/>
          <w:color w:val="1F2328"/>
        </w:rPr>
        <w:t>Cargo</w:t>
      </w:r>
      <w:r>
        <w:rPr>
          <w:rStyle w:val="a8"/>
          <w:rFonts w:ascii="inherit" w:hAnsi="inherit" w:cs="Segoe UI"/>
          <w:color w:val="1F2328"/>
        </w:rPr>
        <w:t>）：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>cargo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install </w:t>
      </w:r>
      <w:proofErr w:type="spell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</w:p>
    <w:p w:rsidR="00525EF7" w:rsidRDefault="00525EF7" w:rsidP="00CE15E6">
      <w:pPr>
        <w:pStyle w:val="4"/>
        <w:rPr>
          <w:sz w:val="24"/>
          <w:szCs w:val="24"/>
        </w:rPr>
      </w:pPr>
      <w:r>
        <w:t>方法</w:t>
      </w:r>
      <w:proofErr w:type="gramStart"/>
      <w:r>
        <w:t>三</w:t>
      </w:r>
      <w:proofErr w:type="gramEnd"/>
      <w:r>
        <w:t>：</w:t>
      </w:r>
      <w:r>
        <w:t xml:space="preserve">pip </w:t>
      </w:r>
      <w:r>
        <w:t>安裝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>pip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install </w:t>
      </w:r>
      <w:proofErr w:type="spellStart"/>
      <w:r>
        <w:rPr>
          <w:rFonts w:ascii="Consolas" w:hAnsi="Consolas"/>
          <w:color w:val="1F2328"/>
          <w:sz w:val="20"/>
          <w:szCs w:val="20"/>
        </w:rPr>
        <w:t>uv</w:t>
      </w:r>
      <w:bookmarkStart w:id="1" w:name="_GoBack"/>
      <w:bookmarkEnd w:id="1"/>
      <w:proofErr w:type="spellEnd"/>
    </w:p>
    <w:p w:rsidR="00525EF7" w:rsidRDefault="00525EF7" w:rsidP="00CE15E6">
      <w:pPr>
        <w:pStyle w:val="3"/>
      </w:pPr>
      <w:r>
        <w:lastRenderedPageBreak/>
        <w:t>驗證安裝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--version</w:t>
      </w:r>
    </w:p>
    <w:p w:rsidR="00525EF7" w:rsidRDefault="00525EF7" w:rsidP="00CE15E6">
      <w:pPr>
        <w:pStyle w:val="2"/>
        <w:rPr>
          <w:sz w:val="36"/>
          <w:szCs w:val="36"/>
        </w:rPr>
      </w:pPr>
      <w:r>
        <w:t>基本使用</w:t>
      </w:r>
    </w:p>
    <w:p w:rsidR="00525EF7" w:rsidRPr="00CE15E6" w:rsidRDefault="00525EF7" w:rsidP="00CE15E6">
      <w:pPr>
        <w:pStyle w:val="3"/>
        <w:numPr>
          <w:ilvl w:val="0"/>
          <w:numId w:val="22"/>
        </w:numPr>
      </w:pPr>
      <w:r w:rsidRPr="00CE15E6">
        <w:t>快速開始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在已有的專案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init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--python 3.10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建立新專案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init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my-project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cd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my-project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建立虛擬環境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啟用虛擬環境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.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/bin/activate  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macOS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>/Linux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或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Style w:val="pl-cce"/>
          <w:rFonts w:ascii="Consolas" w:hAnsi="Consolas"/>
          <w:color w:val="1F2328"/>
          <w:sz w:val="20"/>
          <w:szCs w:val="20"/>
        </w:rPr>
        <w:t>\S</w:t>
      </w:r>
      <w:r>
        <w:rPr>
          <w:rFonts w:ascii="Consolas" w:hAnsi="Consolas"/>
          <w:color w:val="1F2328"/>
          <w:sz w:val="20"/>
          <w:szCs w:val="20"/>
        </w:rPr>
        <w:t>cripts</w:t>
      </w:r>
      <w:r>
        <w:rPr>
          <w:rStyle w:val="pl-cce"/>
          <w:rFonts w:ascii="Consolas" w:hAnsi="Consolas"/>
          <w:color w:val="1F2328"/>
          <w:sz w:val="20"/>
          <w:szCs w:val="20"/>
        </w:rPr>
        <w:t>\a</w:t>
      </w:r>
      <w:r>
        <w:rPr>
          <w:rFonts w:ascii="Consolas" w:hAnsi="Consolas"/>
          <w:color w:val="1F2328"/>
          <w:sz w:val="20"/>
          <w:szCs w:val="20"/>
        </w:rPr>
        <w:t xml:space="preserve">ctivate     </w:t>
      </w:r>
      <w:r>
        <w:rPr>
          <w:rStyle w:val="pl-c"/>
          <w:rFonts w:ascii="Consolas" w:hAnsi="Consolas"/>
          <w:color w:val="59636E"/>
          <w:sz w:val="20"/>
          <w:szCs w:val="20"/>
        </w:rPr>
        <w:t># Windows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安裝套件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執行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Python </w:t>
      </w:r>
      <w:r>
        <w:rPr>
          <w:rStyle w:val="pl-c"/>
          <w:rFonts w:ascii="Consolas" w:hAnsi="Consolas"/>
          <w:color w:val="59636E"/>
          <w:sz w:val="20"/>
          <w:szCs w:val="20"/>
        </w:rPr>
        <w:t>腳本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python script.py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lastRenderedPageBreak/>
        <w:t>虛擬環境管理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建立虛擬環境</w:t>
      </w:r>
    </w:p>
    <w:p w:rsidR="00525EF7" w:rsidRDefault="00525EF7" w:rsidP="00525EF7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基本建立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在當前目錄建立虛擬環境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（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>預設名稱：</w:t>
      </w:r>
      <w:r>
        <w:rPr>
          <w:rStyle w:val="pl-c"/>
          <w:rFonts w:ascii="Consolas" w:hAnsi="Consolas"/>
          <w:color w:val="59636E"/>
          <w:sz w:val="20"/>
          <w:szCs w:val="20"/>
        </w:rPr>
        <w:t>.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venv</w:t>
      </w:r>
      <w:proofErr w:type="spellEnd"/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）</w:t>
      </w:r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指定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Python </w:t>
      </w:r>
      <w:r>
        <w:rPr>
          <w:rStyle w:val="pl-c"/>
          <w:rFonts w:ascii="Consolas" w:hAnsi="Consolas"/>
          <w:color w:val="59636E"/>
          <w:sz w:val="20"/>
          <w:szCs w:val="20"/>
        </w:rPr>
        <w:t>版本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--python 3.11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指定虛擬環境名稱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--name </w:t>
      </w:r>
      <w:proofErr w:type="spellStart"/>
      <w:r>
        <w:rPr>
          <w:rFonts w:ascii="Consolas" w:hAnsi="Consolas"/>
          <w:color w:val="1F2328"/>
          <w:sz w:val="20"/>
          <w:szCs w:val="20"/>
        </w:rPr>
        <w:t>myenv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指定虛擬環境路徑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--path /path/to/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</w:p>
    <w:p w:rsidR="00525EF7" w:rsidRDefault="00525EF7" w:rsidP="00525EF7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Python </w:t>
      </w:r>
      <w:r>
        <w:rPr>
          <w:rFonts w:ascii="Segoe UI" w:hAnsi="Segoe UI" w:cs="Segoe UI"/>
          <w:color w:val="1F2328"/>
        </w:rPr>
        <w:t>版本管理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列出可用的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Python </w:t>
      </w:r>
      <w:r>
        <w:rPr>
          <w:rStyle w:val="pl-c"/>
          <w:rFonts w:ascii="Consolas" w:hAnsi="Consolas"/>
          <w:color w:val="59636E"/>
          <w:sz w:val="20"/>
          <w:szCs w:val="20"/>
        </w:rPr>
        <w:t>版本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python list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安裝特定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Python </w:t>
      </w:r>
      <w:r>
        <w:rPr>
          <w:rStyle w:val="pl-c"/>
          <w:rFonts w:ascii="Consolas" w:hAnsi="Consolas"/>
          <w:color w:val="59636E"/>
          <w:sz w:val="20"/>
          <w:szCs w:val="20"/>
        </w:rPr>
        <w:t>版本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python install 3.11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使用特定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Python </w:t>
      </w:r>
      <w:r>
        <w:rPr>
          <w:rStyle w:val="pl-c"/>
          <w:rFonts w:ascii="Consolas" w:hAnsi="Consolas"/>
          <w:color w:val="59636E"/>
          <w:sz w:val="20"/>
          <w:szCs w:val="20"/>
        </w:rPr>
        <w:t>版本建立虛擬環境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--python 3.11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啟用</w:t>
      </w:r>
      <w:r>
        <w:rPr>
          <w:rFonts w:ascii="Segoe UI" w:hAnsi="Segoe UI" w:cs="Segoe UI"/>
          <w:color w:val="1F2328"/>
          <w:sz w:val="30"/>
          <w:szCs w:val="30"/>
        </w:rPr>
        <w:t>/</w:t>
      </w:r>
      <w:r>
        <w:rPr>
          <w:rFonts w:ascii="Segoe UI" w:hAnsi="Segoe UI" w:cs="Segoe UI"/>
          <w:color w:val="1F2328"/>
          <w:sz w:val="30"/>
          <w:szCs w:val="30"/>
        </w:rPr>
        <w:t>停用虛擬環境</w:t>
      </w:r>
    </w:p>
    <w:p w:rsidR="00525EF7" w:rsidRDefault="00525EF7" w:rsidP="00525EF7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啟用虛擬環境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macOS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>/Linux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source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.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>/bin/activate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># Windows Command Prompt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Style w:val="pl-cce"/>
          <w:rFonts w:ascii="Consolas" w:hAnsi="Consolas"/>
          <w:color w:val="1F2328"/>
          <w:sz w:val="20"/>
          <w:szCs w:val="20"/>
        </w:rPr>
        <w:t>\S</w:t>
      </w:r>
      <w:r>
        <w:rPr>
          <w:rFonts w:ascii="Consolas" w:hAnsi="Consolas"/>
          <w:color w:val="1F2328"/>
          <w:sz w:val="20"/>
          <w:szCs w:val="20"/>
        </w:rPr>
        <w:t>cripts</w:t>
      </w:r>
      <w:r>
        <w:rPr>
          <w:rStyle w:val="pl-cce"/>
          <w:rFonts w:ascii="Consolas" w:hAnsi="Consolas"/>
          <w:color w:val="1F2328"/>
          <w:sz w:val="20"/>
          <w:szCs w:val="20"/>
        </w:rPr>
        <w:t>\a</w:t>
      </w:r>
      <w:r>
        <w:rPr>
          <w:rFonts w:ascii="Consolas" w:hAnsi="Consolas"/>
          <w:color w:val="1F2328"/>
          <w:sz w:val="20"/>
          <w:szCs w:val="20"/>
        </w:rPr>
        <w:t>ctivate.bat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># Windows PowerShell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.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Style w:val="pl-cce"/>
          <w:rFonts w:ascii="Consolas" w:hAnsi="Consolas"/>
          <w:color w:val="1F2328"/>
          <w:sz w:val="20"/>
          <w:szCs w:val="20"/>
        </w:rPr>
        <w:t>\S</w:t>
      </w:r>
      <w:r>
        <w:rPr>
          <w:rFonts w:ascii="Consolas" w:hAnsi="Consolas"/>
          <w:color w:val="1F2328"/>
          <w:sz w:val="20"/>
          <w:szCs w:val="20"/>
        </w:rPr>
        <w:t>cripts</w:t>
      </w:r>
      <w:r>
        <w:rPr>
          <w:rStyle w:val="pl-cce"/>
          <w:rFonts w:ascii="Consolas" w:hAnsi="Consolas"/>
          <w:color w:val="1F2328"/>
          <w:sz w:val="20"/>
          <w:szCs w:val="20"/>
        </w:rPr>
        <w:t>\A</w:t>
      </w:r>
      <w:r>
        <w:rPr>
          <w:rFonts w:ascii="Consolas" w:hAnsi="Consolas"/>
          <w:color w:val="1F2328"/>
          <w:sz w:val="20"/>
          <w:szCs w:val="20"/>
        </w:rPr>
        <w:t>ctivate.ps1</w:t>
      </w:r>
    </w:p>
    <w:p w:rsidR="00525EF7" w:rsidRDefault="00525EF7" w:rsidP="00525EF7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停用虛擬環境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Fonts w:ascii="Consolas" w:hAnsi="Consolas"/>
          <w:color w:val="1F2328"/>
          <w:sz w:val="20"/>
          <w:szCs w:val="20"/>
        </w:rPr>
        <w:t>deactivate</w:t>
      </w:r>
      <w:proofErr w:type="gramEnd"/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虛擬環境管理命令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列出所有虛擬環境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list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移除虛擬環境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remove .</w:t>
      </w:r>
      <w:proofErr w:type="spellStart"/>
      <w:r>
        <w:rPr>
          <w:rFonts w:ascii="Consolas" w:hAnsi="Consolas"/>
          <w:color w:val="1F2328"/>
          <w:sz w:val="20"/>
          <w:szCs w:val="20"/>
        </w:rPr>
        <w:t>venv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同步虛擬環境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（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>根據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pyproject.toml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>更新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）</w:t>
      </w:r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lastRenderedPageBreak/>
        <w:t>套件管理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安裝套件</w:t>
      </w:r>
    </w:p>
    <w:p w:rsidR="00525EF7" w:rsidRDefault="00525EF7" w:rsidP="00525EF7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使用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uv</w:t>
      </w:r>
      <w:proofErr w:type="spellEnd"/>
      <w:r>
        <w:rPr>
          <w:rFonts w:ascii="Segoe UI" w:hAnsi="Segoe UI" w:cs="Segoe UI"/>
          <w:color w:val="1F2328"/>
        </w:rPr>
        <w:t xml:space="preserve"> add</w:t>
      </w:r>
      <w:r>
        <w:rPr>
          <w:rFonts w:ascii="Segoe UI" w:hAnsi="Segoe UI" w:cs="Segoe UI"/>
          <w:color w:val="1F2328"/>
        </w:rPr>
        <w:t>（推薦）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安裝套件到專案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安裝多個套件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proofErr w:type="spellStart"/>
      <w:r>
        <w:rPr>
          <w:rFonts w:ascii="Consolas" w:hAnsi="Consolas"/>
          <w:color w:val="1F2328"/>
          <w:sz w:val="20"/>
          <w:szCs w:val="20"/>
        </w:rPr>
        <w:t>numpy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pandas </w:t>
      </w:r>
      <w:proofErr w:type="spellStart"/>
      <w:r>
        <w:rPr>
          <w:rFonts w:ascii="Consolas" w:hAnsi="Consolas"/>
          <w:color w:val="1F2328"/>
          <w:sz w:val="20"/>
          <w:szCs w:val="20"/>
        </w:rPr>
        <w:t>matplotlib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安裝開發依賴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proofErr w:type="spellStart"/>
      <w:r>
        <w:rPr>
          <w:rFonts w:ascii="Consolas" w:hAnsi="Consolas"/>
          <w:color w:val="1F2328"/>
          <w:sz w:val="20"/>
          <w:szCs w:val="20"/>
        </w:rPr>
        <w:t>pytest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--dev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安裝特定版本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django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&gt;=4.0,&lt;5.0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安裝可選依賴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fastapi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>[all]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:rsidR="00525EF7" w:rsidRDefault="00525EF7" w:rsidP="00525EF7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使用</w:t>
      </w: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uv</w:t>
      </w:r>
      <w:proofErr w:type="spellEnd"/>
      <w:r>
        <w:rPr>
          <w:rFonts w:ascii="Segoe UI" w:hAnsi="Segoe UI" w:cs="Segoe UI"/>
          <w:color w:val="1F2328"/>
        </w:rPr>
        <w:t xml:space="preserve"> pip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在虛擬環境中安裝套件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install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從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requirements.txt </w:t>
      </w:r>
      <w:r>
        <w:rPr>
          <w:rStyle w:val="pl-c"/>
          <w:rFonts w:ascii="Consolas" w:hAnsi="Consolas"/>
          <w:color w:val="59636E"/>
          <w:sz w:val="20"/>
          <w:szCs w:val="20"/>
        </w:rPr>
        <w:t>安裝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install -r requirements.txt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安裝開發依賴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install -e </w:t>
      </w:r>
      <w:r>
        <w:rPr>
          <w:rStyle w:val="pl-c1"/>
          <w:rFonts w:ascii="Consolas" w:hAnsi="Consolas"/>
          <w:color w:val="0550AE"/>
          <w:sz w:val="20"/>
          <w:szCs w:val="20"/>
        </w:rPr>
        <w:t>.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套件管理命令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列出已安裝的套件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list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顯示套件資訊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show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更新套件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install --upgrade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移除套件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remove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同步依賴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（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>根據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pyproject.toml</w:t>
      </w:r>
      <w:proofErr w:type="spellEnd"/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）</w:t>
      </w:r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依賴管理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生成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requirements.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txt</w:t>
      </w:r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freeze </w:t>
      </w:r>
      <w:r>
        <w:rPr>
          <w:rStyle w:val="pl-k"/>
          <w:rFonts w:ascii="Consolas" w:hAnsi="Consolas"/>
          <w:color w:val="CF222E"/>
          <w:sz w:val="20"/>
          <w:szCs w:val="20"/>
        </w:rPr>
        <w:t>&gt;</w:t>
      </w:r>
      <w:r>
        <w:rPr>
          <w:rFonts w:ascii="Consolas" w:hAnsi="Consolas"/>
          <w:color w:val="1F2328"/>
          <w:sz w:val="20"/>
          <w:szCs w:val="20"/>
        </w:rPr>
        <w:t xml:space="preserve"> requirements.txt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從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requirements.txt </w:t>
      </w:r>
      <w:r>
        <w:rPr>
          <w:rStyle w:val="pl-c"/>
          <w:rFonts w:ascii="Consolas" w:hAnsi="Consolas"/>
          <w:color w:val="59636E"/>
          <w:sz w:val="20"/>
          <w:szCs w:val="20"/>
        </w:rPr>
        <w:t>安裝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install -r requirements.txt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檢查依賴衝突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check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t>專案管理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初始化專案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建立新專案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init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my-project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cd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my-project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或初始化現有目錄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init</w:t>
      </w:r>
      <w:proofErr w:type="spellEnd"/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Fonts w:ascii="Segoe UI" w:hAnsi="Segoe UI" w:cs="Segoe UI"/>
          <w:color w:val="1F2328"/>
          <w:sz w:val="30"/>
          <w:szCs w:val="30"/>
        </w:rPr>
        <w:t>pyproject.toml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r>
        <w:rPr>
          <w:rFonts w:ascii="Segoe UI" w:hAnsi="Segoe UI" w:cs="Segoe UI"/>
          <w:color w:val="1F2328"/>
          <w:sz w:val="30"/>
          <w:szCs w:val="30"/>
        </w:rPr>
        <w:t>管理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新增依賴到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pyproject.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toml</w:t>
      </w:r>
      <w:proofErr w:type="spellEnd"/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新增開發依賴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proofErr w:type="spellStart"/>
      <w:r>
        <w:rPr>
          <w:rFonts w:ascii="Consolas" w:hAnsi="Consolas"/>
          <w:color w:val="1F2328"/>
          <w:sz w:val="20"/>
          <w:szCs w:val="20"/>
        </w:rPr>
        <w:t>pytest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--dev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移除依賴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remove requests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更新依賴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專案執行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執行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Python </w:t>
      </w:r>
      <w:r>
        <w:rPr>
          <w:rStyle w:val="pl-c"/>
          <w:rFonts w:ascii="Consolas" w:hAnsi="Consolas"/>
          <w:color w:val="59636E"/>
          <w:sz w:val="20"/>
          <w:szCs w:val="20"/>
        </w:rPr>
        <w:t>腳本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python script.py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執行模組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-m </w:t>
      </w:r>
      <w:proofErr w:type="spellStart"/>
      <w:r>
        <w:rPr>
          <w:rFonts w:ascii="Consolas" w:hAnsi="Consolas"/>
          <w:color w:val="1F2328"/>
          <w:sz w:val="20"/>
          <w:szCs w:val="20"/>
        </w:rPr>
        <w:t>mymodule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執行命令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</w:t>
      </w:r>
      <w:proofErr w:type="spellStart"/>
      <w:r>
        <w:rPr>
          <w:rFonts w:ascii="Consolas" w:hAnsi="Consolas"/>
          <w:color w:val="1F2328"/>
          <w:sz w:val="20"/>
          <w:szCs w:val="20"/>
        </w:rPr>
        <w:t>pytest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執行腳本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（</w:t>
      </w:r>
      <w:proofErr w:type="gramEnd"/>
      <w:r>
        <w:rPr>
          <w:rStyle w:val="pl-c"/>
          <w:rFonts w:ascii="Consolas" w:hAnsi="Consolas"/>
          <w:color w:val="59636E"/>
          <w:sz w:val="20"/>
          <w:szCs w:val="20"/>
        </w:rPr>
        <w:t>在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pyproject.toml</w:t>
      </w:r>
      <w:proofErr w:type="spellEnd"/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r>
        <w:rPr>
          <w:rStyle w:val="pl-c"/>
          <w:rFonts w:ascii="Consolas" w:hAnsi="Consolas"/>
          <w:color w:val="59636E"/>
          <w:sz w:val="20"/>
          <w:szCs w:val="20"/>
        </w:rPr>
        <w:t>中定義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）</w:t>
      </w:r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my-script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lastRenderedPageBreak/>
        <w:t>進階功能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鎖定檔案</w:t>
      </w:r>
      <w:r>
        <w:rPr>
          <w:rFonts w:ascii="Segoe UI" w:hAnsi="Segoe UI" w:cs="Segoe UI"/>
          <w:color w:val="1F2328"/>
          <w:sz w:val="30"/>
          <w:szCs w:val="30"/>
        </w:rPr>
        <w:t xml:space="preserve"> (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uv.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lock</w:t>
      </w:r>
      <w:proofErr w:type="spellEnd"/>
      <w:proofErr w:type="gramEnd"/>
      <w:r>
        <w:rPr>
          <w:rFonts w:ascii="Segoe UI" w:hAnsi="Segoe UI" w:cs="Segoe UI"/>
          <w:color w:val="1F2328"/>
          <w:sz w:val="30"/>
          <w:szCs w:val="30"/>
        </w:rPr>
        <w:t>)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生成鎖定檔案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lock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根據鎖定檔案安裝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 --locked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工作區管理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建立工作區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init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--workspace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新增工作區成員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--workspace ./subproject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腳本定義</w:t>
      </w:r>
    </w:p>
    <w:p w:rsidR="00525EF7" w:rsidRDefault="00525EF7" w:rsidP="00525EF7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在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pyproject.toml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中定義腳本：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[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project</w:t>
      </w:r>
      <w:r>
        <w:rPr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scripts</w:t>
      </w:r>
      <w:proofErr w:type="spellEnd"/>
      <w:r>
        <w:rPr>
          <w:rFonts w:ascii="Consolas" w:hAnsi="Consolas"/>
          <w:color w:val="1F2328"/>
          <w:sz w:val="20"/>
          <w:szCs w:val="20"/>
        </w:rPr>
        <w:t>]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my-script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=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mypackage.cli:main</w:t>
      </w:r>
      <w:proofErr w:type="spellEnd"/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環境變數管理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設定環境變數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--</w:t>
      </w:r>
      <w:proofErr w:type="spellStart"/>
      <w:r>
        <w:rPr>
          <w:rFonts w:ascii="Consolas" w:hAnsi="Consolas"/>
          <w:color w:val="1F2328"/>
          <w:sz w:val="20"/>
          <w:szCs w:val="20"/>
        </w:rPr>
        <w:t>env</w:t>
      </w:r>
      <w:proofErr w:type="spellEnd"/>
      <w:r>
        <w:rPr>
          <w:rFonts w:ascii="Consolas" w:hAnsi="Consolas"/>
          <w:color w:val="1F2328"/>
          <w:sz w:val="20"/>
          <w:szCs w:val="20"/>
        </w:rPr>
        <w:t>-file .</w:t>
      </w:r>
      <w:proofErr w:type="spellStart"/>
      <w:r>
        <w:rPr>
          <w:rFonts w:ascii="Consolas" w:hAnsi="Consolas"/>
          <w:color w:val="1F2328"/>
          <w:sz w:val="20"/>
          <w:szCs w:val="20"/>
        </w:rPr>
        <w:t>env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python script.py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t>與其他工具的比較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287"/>
        <w:gridCol w:w="1410"/>
        <w:gridCol w:w="1832"/>
        <w:gridCol w:w="1676"/>
      </w:tblGrid>
      <w:tr w:rsidR="00525EF7" w:rsidTr="00525EF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UV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pip</w:t>
            </w:r>
            <w:r>
              <w:rPr>
                <w:rFonts w:hint="eastAsia"/>
                <w:b/>
                <w:bCs/>
              </w:rPr>
              <w:t>  </w:t>
            </w:r>
            <w:r>
              <w:rPr>
                <w:rFonts w:ascii="inherit" w:hAnsi="inherit"/>
                <w:b/>
                <w:bCs/>
              </w:rPr>
              <w:t>管道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proofErr w:type="spellStart"/>
            <w:r>
              <w:rPr>
                <w:b/>
                <w:bCs/>
              </w:rPr>
              <w:t>conda</w:t>
            </w:r>
            <w:proofErr w:type="spellEnd"/>
            <w:r>
              <w:rPr>
                <w:rFonts w:hint="eastAsia"/>
                <w:b/>
                <w:bCs/>
              </w:rPr>
              <w:t>  </w:t>
            </w:r>
            <w:r>
              <w:rPr>
                <w:rFonts w:ascii="inherit" w:hAnsi="inherit"/>
                <w:b/>
                <w:bCs/>
              </w:rPr>
              <w:t>康達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jc w:val="center"/>
              <w:rPr>
                <w:rFonts w:ascii="新細明體" w:eastAsia="新細明體" w:hAnsi="新細明體" w:cs="新細明體"/>
                <w:b/>
                <w:bCs/>
                <w:szCs w:val="24"/>
              </w:rPr>
            </w:pPr>
            <w:r>
              <w:rPr>
                <w:b/>
                <w:bCs/>
              </w:rPr>
              <w:t>poetry</w:t>
            </w:r>
            <w:r>
              <w:rPr>
                <w:rFonts w:hint="eastAsia"/>
                <w:b/>
                <w:bCs/>
              </w:rPr>
              <w:t>  </w:t>
            </w:r>
            <w:r>
              <w:rPr>
                <w:rFonts w:ascii="inherit" w:hAnsi="inherit"/>
                <w:b/>
                <w:bCs/>
              </w:rPr>
              <w:t>詩</w:t>
            </w:r>
          </w:p>
        </w:tc>
      </w:tr>
      <w:tr w:rsidR="00525EF7" w:rsidTr="00525EF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rPr>
                <w:rFonts w:ascii="新細明體" w:eastAsia="新細明體" w:hAnsi="新細明體" w:cs="新細明體"/>
                <w:szCs w:val="24"/>
              </w:rPr>
            </w:pPr>
            <w:r>
              <w:lastRenderedPageBreak/>
              <w:t>安裝速度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spacing w:after="240"/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⚡</w:t>
            </w:r>
            <w:r>
              <w:t xml:space="preserve"> </w:t>
            </w:r>
            <w:r>
              <w:t>極快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Segoe UI Symbol" w:hAnsi="Segoe UI Symbol" w:cs="Segoe UI Symbol"/>
              </w:rPr>
              <w:t>🐌</w:t>
            </w:r>
            <w:r>
              <w:t xml:space="preserve"> </w:t>
            </w:r>
            <w:r>
              <w:t>慢</w:t>
            </w:r>
            <w:r>
              <w:rPr>
                <w:rFonts w:hint="eastAsia"/>
              </w:rPr>
              <w:t>  </w:t>
            </w:r>
            <w:r>
              <w:rPr>
                <w:rFonts w:ascii="Segoe UI Symbol" w:hAnsi="Segoe UI Symbol" w:cs="Segoe UI Symbol"/>
              </w:rPr>
              <w:t>🐌</w:t>
            </w:r>
            <w:r>
              <w:rPr>
                <w:rFonts w:ascii="inherit" w:hAnsi="inherit"/>
              </w:rPr>
              <w:t>慢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Segoe UI Symbol" w:hAnsi="Segoe UI Symbol" w:cs="Segoe UI Symbol"/>
              </w:rPr>
              <w:t>🐌</w:t>
            </w:r>
            <w:r>
              <w:t xml:space="preserve"> </w:t>
            </w:r>
            <w:r>
              <w:t>慢</w:t>
            </w:r>
            <w:r>
              <w:rPr>
                <w:rFonts w:hint="eastAsia"/>
              </w:rPr>
              <w:t>  </w:t>
            </w:r>
            <w:r>
              <w:rPr>
                <w:rFonts w:ascii="Segoe UI Symbol" w:hAnsi="Segoe UI Symbol" w:cs="Segoe UI Symbol"/>
              </w:rPr>
              <w:t>🐌</w:t>
            </w:r>
            <w:r>
              <w:rPr>
                <w:rFonts w:ascii="inherit" w:hAnsi="inherit"/>
              </w:rPr>
              <w:t>慢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Segoe UI Symbol" w:hAnsi="Segoe UI Symbol" w:cs="Segoe UI Symbol"/>
              </w:rPr>
              <w:t>🐌</w:t>
            </w:r>
            <w:r>
              <w:t xml:space="preserve"> </w:t>
            </w:r>
            <w:r>
              <w:t>慢</w:t>
            </w:r>
            <w:r>
              <w:rPr>
                <w:rFonts w:hint="eastAsia"/>
              </w:rPr>
              <w:t>  </w:t>
            </w:r>
            <w:r>
              <w:rPr>
                <w:rFonts w:ascii="Segoe UI Symbol" w:hAnsi="Segoe UI Symbol" w:cs="Segoe UI Symbol"/>
              </w:rPr>
              <w:t>🐌</w:t>
            </w:r>
            <w:r>
              <w:rPr>
                <w:rFonts w:ascii="inherit" w:hAnsi="inherit"/>
              </w:rPr>
              <w:t>慢</w:t>
            </w:r>
          </w:p>
        </w:tc>
      </w:tr>
      <w:tr w:rsidR="00525EF7" w:rsidTr="00525EF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依賴解析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智能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基本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智能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智能</w:t>
            </w:r>
          </w:p>
        </w:tc>
      </w:tr>
      <w:tr w:rsidR="00525EF7" w:rsidTr="00525EF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虛擬環境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整合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需手動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整合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整合</w:t>
            </w:r>
          </w:p>
        </w:tc>
      </w:tr>
      <w:tr w:rsidR="00525EF7" w:rsidTr="00525EF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 xml:space="preserve">Python </w:t>
            </w:r>
            <w:r>
              <w:t>管理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自動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支援</w:t>
            </w:r>
            <w:r>
              <w:rPr>
                <w:rFonts w:hint="eastAsia"/>
              </w:rPr>
              <w:t>  </w:t>
            </w:r>
            <w:r>
              <w:rPr>
                <w:rFonts w:ascii="Times New Roman" w:hAnsi="Times New Roman" w:cs="Times New Roman"/>
              </w:rPr>
              <w:t>✅</w:t>
            </w:r>
            <w:r>
              <w:rPr>
                <w:rFonts w:ascii="inherit" w:hAnsi="inherit"/>
              </w:rPr>
              <w:t xml:space="preserve"> </w:t>
            </w:r>
            <w:r>
              <w:rPr>
                <w:rFonts w:ascii="inherit" w:hAnsi="inherit"/>
              </w:rPr>
              <w:t>支持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無</w:t>
            </w:r>
          </w:p>
        </w:tc>
      </w:tr>
      <w:tr w:rsidR="00525EF7" w:rsidTr="00525EF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鎖定檔案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proofErr w:type="spellStart"/>
            <w:r>
              <w:t>uv.lock</w:t>
            </w:r>
            <w:proofErr w:type="spellEnd"/>
            <w:r>
              <w:rPr>
                <w:rFonts w:hint="eastAsia"/>
              </w:rPr>
              <w:t>  </w:t>
            </w:r>
            <w:r>
              <w:rPr>
                <w:rFonts w:ascii="Times New Roman" w:hAnsi="Times New Roman" w:cs="Times New Roman"/>
              </w:rPr>
              <w:t>✅</w:t>
            </w:r>
            <w:r>
              <w:rPr>
                <w:rFonts w:ascii="inherit" w:hAnsi="inherit"/>
              </w:rPr>
              <w:t xml:space="preserve"> </w:t>
            </w:r>
            <w:r>
              <w:rPr>
                <w:rFonts w:ascii="inherit" w:hAnsi="inherit"/>
              </w:rPr>
              <w:t>紫外線鎖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無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proofErr w:type="spellStart"/>
            <w:r>
              <w:t>poetry.lock</w:t>
            </w:r>
            <w:proofErr w:type="spellEnd"/>
          </w:p>
        </w:tc>
      </w:tr>
      <w:tr w:rsidR="00525EF7" w:rsidTr="00525EF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專案管理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現代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基本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❌</w:t>
            </w:r>
            <w:r>
              <w:t xml:space="preserve"> </w:t>
            </w:r>
            <w:r>
              <w:t>基本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25EF7" w:rsidRDefault="00525EF7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rPr>
                <w:rFonts w:ascii="新細明體" w:eastAsia="新細明體" w:hAnsi="新細明體" w:cs="新細明體" w:hint="eastAsia"/>
              </w:rPr>
              <w:t>✅</w:t>
            </w:r>
            <w:r>
              <w:t xml:space="preserve"> </w:t>
            </w:r>
            <w:r>
              <w:t>現代</w:t>
            </w:r>
          </w:p>
        </w:tc>
      </w:tr>
    </w:tbl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最佳實踐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1. </w:t>
      </w:r>
      <w:r>
        <w:rPr>
          <w:rFonts w:ascii="Segoe UI" w:hAnsi="Segoe UI" w:cs="Segoe UI"/>
          <w:color w:val="1F2328"/>
          <w:sz w:val="30"/>
          <w:szCs w:val="30"/>
        </w:rPr>
        <w:t>專案結構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my-project</w:t>
      </w:r>
      <w:proofErr w:type="gram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/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├──</w:t>
      </w:r>
      <w:proofErr w:type="gram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.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venv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/              # </w:t>
      </w: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虛擬環境（由</w:t>
      </w: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uv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管理）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├──</w:t>
      </w:r>
      <w:proofErr w:type="gram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pyproject.toml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# </w:t>
      </w: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專案配置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proofErr w:type="gram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├──</w:t>
      </w:r>
      <w:proofErr w:type="gram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uv.lock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            # </w:t>
      </w: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依賴鎖定檔案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├── </w:t>
      </w:r>
      <w:proofErr w:type="spellStart"/>
      <w:proofErr w:type="gram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src</w:t>
      </w:r>
      <w:proofErr w:type="spellEnd"/>
      <w:proofErr w:type="gram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/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│   └── 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mypackage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/</w:t>
      </w:r>
    </w:p>
    <w:p w:rsidR="00525EF7" w:rsidRDefault="00525EF7" w:rsidP="00525EF7">
      <w:pPr>
        <w:pStyle w:val="HTML"/>
        <w:shd w:val="clear" w:color="auto" w:fill="F6F8FA"/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 xml:space="preserve">└── </w:t>
      </w:r>
      <w:proofErr w:type="gramStart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tests</w:t>
      </w:r>
      <w:proofErr w:type="gramEnd"/>
      <w:r>
        <w:rPr>
          <w:rStyle w:val="HTML1"/>
          <w:rFonts w:ascii="Consolas" w:hAnsi="Consolas"/>
          <w:color w:val="1F2328"/>
          <w:sz w:val="20"/>
          <w:szCs w:val="20"/>
          <w:bdr w:val="none" w:sz="0" w:space="0" w:color="auto" w:frame="1"/>
        </w:rPr>
        <w:t>/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2. </w:t>
      </w:r>
      <w:r>
        <w:rPr>
          <w:rFonts w:ascii="Segoe UI" w:hAnsi="Segoe UI" w:cs="Segoe UI"/>
          <w:color w:val="1F2328"/>
          <w:sz w:val="30"/>
          <w:szCs w:val="30"/>
        </w:rPr>
        <w:t>依賴管理</w:t>
      </w:r>
    </w:p>
    <w:p w:rsidR="00525EF7" w:rsidRDefault="00525EF7" w:rsidP="00525EF7">
      <w:pPr>
        <w:widowControl/>
        <w:numPr>
          <w:ilvl w:val="0"/>
          <w:numId w:val="17"/>
        </w:numPr>
        <w:shd w:val="clear" w:color="auto" w:fill="FFFFFF"/>
        <w:spacing w:beforeAutospacing="1" w:afterAutospacing="1"/>
        <w:rPr>
          <w:rFonts w:ascii="Segoe UI" w:hAnsi="Segoe UI" w:cs="Segoe UI"/>
          <w:color w:val="1F2328"/>
          <w:szCs w:val="24"/>
        </w:rPr>
      </w:pPr>
      <w:r>
        <w:rPr>
          <w:rFonts w:ascii="Segoe UI" w:hAnsi="Segoe UI" w:cs="Segoe UI"/>
          <w:color w:val="1F2328"/>
        </w:rPr>
        <w:t>使用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</w:rPr>
        <w:t xml:space="preserve"> add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而非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</w:rPr>
        <w:t xml:space="preserve"> pip install</w:t>
      </w:r>
    </w:p>
    <w:p w:rsidR="00525EF7" w:rsidRDefault="00525EF7" w:rsidP="00525EF7">
      <w:pPr>
        <w:widowControl/>
        <w:numPr>
          <w:ilvl w:val="0"/>
          <w:numId w:val="17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定期執行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</w:t>
      </w:r>
      <w:proofErr w:type="spellEnd"/>
      <w:r>
        <w:rPr>
          <w:rStyle w:val="HTML1"/>
          <w:rFonts w:ascii="Consolas" w:hAnsi="Consolas"/>
          <w:color w:val="1F2328"/>
          <w:sz w:val="20"/>
          <w:szCs w:val="20"/>
        </w:rPr>
        <w:t xml:space="preserve"> sync</w:t>
      </w:r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同步依賴</w:t>
      </w:r>
    </w:p>
    <w:p w:rsidR="00525EF7" w:rsidRDefault="00525EF7" w:rsidP="00525EF7">
      <w:pPr>
        <w:widowControl/>
        <w:numPr>
          <w:ilvl w:val="0"/>
          <w:numId w:val="17"/>
        </w:numPr>
        <w:shd w:val="clear" w:color="auto" w:fill="FFFFFF"/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將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uv.lock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加入版本控制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 xml:space="preserve">3. </w:t>
      </w:r>
      <w:r>
        <w:rPr>
          <w:rFonts w:ascii="Segoe UI" w:hAnsi="Segoe UI" w:cs="Segoe UI"/>
          <w:color w:val="1F2328"/>
          <w:sz w:val="30"/>
          <w:szCs w:val="30"/>
        </w:rPr>
        <w:t>開發流程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1. </w:t>
      </w:r>
      <w:r>
        <w:rPr>
          <w:rStyle w:val="pl-c"/>
          <w:rFonts w:ascii="Consolas" w:hAnsi="Consolas"/>
          <w:color w:val="59636E"/>
          <w:sz w:val="20"/>
          <w:szCs w:val="20"/>
        </w:rPr>
        <w:t>建立專案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F2328"/>
          <w:sz w:val="20"/>
          <w:szCs w:val="20"/>
        </w:rPr>
        <w:t>init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my-project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c1"/>
          <w:rFonts w:ascii="Consolas" w:hAnsi="Consolas"/>
          <w:color w:val="0550AE"/>
          <w:sz w:val="20"/>
          <w:szCs w:val="20"/>
        </w:rPr>
        <w:t>cd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my-project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2. </w:t>
      </w:r>
      <w:r>
        <w:rPr>
          <w:rStyle w:val="pl-c"/>
          <w:rFonts w:ascii="Consolas" w:hAnsi="Consolas"/>
          <w:color w:val="59636E"/>
          <w:sz w:val="20"/>
          <w:szCs w:val="20"/>
        </w:rPr>
        <w:t>新增依賴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requests </w:t>
      </w:r>
      <w:proofErr w:type="spellStart"/>
      <w:r>
        <w:rPr>
          <w:rFonts w:ascii="Consolas" w:hAnsi="Consolas"/>
          <w:color w:val="1F2328"/>
          <w:sz w:val="20"/>
          <w:szCs w:val="20"/>
        </w:rPr>
        <w:t>fastapi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3. </w:t>
      </w:r>
      <w:r>
        <w:rPr>
          <w:rStyle w:val="pl-c"/>
          <w:rFonts w:ascii="Consolas" w:hAnsi="Consolas"/>
          <w:color w:val="59636E"/>
          <w:sz w:val="20"/>
          <w:szCs w:val="20"/>
        </w:rPr>
        <w:t>開發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python main.py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4. </w:t>
      </w:r>
      <w:r>
        <w:rPr>
          <w:rStyle w:val="pl-c"/>
          <w:rFonts w:ascii="Consolas" w:hAnsi="Consolas"/>
          <w:color w:val="59636E"/>
          <w:sz w:val="20"/>
          <w:szCs w:val="20"/>
        </w:rPr>
        <w:t>測試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proofErr w:type="spellStart"/>
      <w:r>
        <w:rPr>
          <w:rFonts w:ascii="Consolas" w:hAnsi="Consolas"/>
          <w:color w:val="1F2328"/>
          <w:sz w:val="20"/>
          <w:szCs w:val="20"/>
        </w:rPr>
        <w:t>pytest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--dev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run </w:t>
      </w:r>
      <w:proofErr w:type="spellStart"/>
      <w:r>
        <w:rPr>
          <w:rFonts w:ascii="Consolas" w:hAnsi="Consolas"/>
          <w:color w:val="1F2328"/>
          <w:sz w:val="20"/>
          <w:szCs w:val="20"/>
        </w:rPr>
        <w:t>pytest</w:t>
      </w:r>
      <w:proofErr w:type="spell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5. </w:t>
      </w:r>
      <w:r>
        <w:rPr>
          <w:rStyle w:val="pl-c"/>
          <w:rFonts w:ascii="Consolas" w:hAnsi="Consolas"/>
          <w:color w:val="59636E"/>
          <w:sz w:val="20"/>
          <w:szCs w:val="20"/>
        </w:rPr>
        <w:t>部署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 --locked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t>常見問題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Q: </w:t>
      </w:r>
      <w:r>
        <w:rPr>
          <w:rFonts w:ascii="Segoe UI" w:hAnsi="Segoe UI" w:cs="Segoe UI"/>
          <w:color w:val="1F2328"/>
          <w:sz w:val="30"/>
          <w:szCs w:val="30"/>
        </w:rPr>
        <w:t>如何從</w:t>
      </w:r>
      <w:r>
        <w:rPr>
          <w:rFonts w:ascii="Segoe UI" w:hAnsi="Segoe UI" w:cs="Segoe UI"/>
          <w:color w:val="1F2328"/>
          <w:sz w:val="30"/>
          <w:szCs w:val="30"/>
        </w:rPr>
        <w:t xml:space="preserve"> requirements.txt </w:t>
      </w:r>
      <w:r>
        <w:rPr>
          <w:rFonts w:ascii="Segoe UI" w:hAnsi="Segoe UI" w:cs="Segoe UI"/>
          <w:color w:val="1F2328"/>
          <w:sz w:val="30"/>
          <w:szCs w:val="30"/>
        </w:rPr>
        <w:t>遷移？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安裝現有依賴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pip install -r requirements.txt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轉換為</w:t>
      </w:r>
      <w:r>
        <w:rPr>
          <w:rStyle w:val="pl-c"/>
          <w:rFonts w:ascii="Consolas" w:hAnsi="Consolas"/>
          <w:color w:val="59636E"/>
          <w:sz w:val="20"/>
          <w:szCs w:val="20"/>
        </w:rPr>
        <w:t xml:space="preserve"> </w:t>
      </w:r>
      <w:proofErr w:type="spellStart"/>
      <w:r>
        <w:rPr>
          <w:rStyle w:val="pl-c"/>
          <w:rFonts w:ascii="Consolas" w:hAnsi="Consolas"/>
          <w:color w:val="59636E"/>
          <w:sz w:val="20"/>
          <w:szCs w:val="20"/>
        </w:rPr>
        <w:t>pyproject.</w:t>
      </w:r>
      <w:proofErr w:type="gramStart"/>
      <w:r>
        <w:rPr>
          <w:rStyle w:val="pl-c"/>
          <w:rFonts w:ascii="Consolas" w:hAnsi="Consolas"/>
          <w:color w:val="59636E"/>
          <w:sz w:val="20"/>
          <w:szCs w:val="20"/>
        </w:rPr>
        <w:t>toml</w:t>
      </w:r>
      <w:proofErr w:type="spellEnd"/>
      <w:proofErr w:type="gramEnd"/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r>
        <w:rPr>
          <w:rStyle w:val="pl-pds"/>
          <w:rFonts w:ascii="Consolas" w:hAnsi="Consolas"/>
          <w:color w:val="0A3069"/>
          <w:sz w:val="20"/>
          <w:szCs w:val="20"/>
        </w:rPr>
        <w:t>$(</w:t>
      </w:r>
      <w:proofErr w:type="spellStart"/>
      <w:r>
        <w:rPr>
          <w:rStyle w:val="pl-s"/>
          <w:rFonts w:ascii="Consolas" w:hAnsi="Consolas"/>
          <w:color w:val="0A3069"/>
          <w:sz w:val="20"/>
          <w:szCs w:val="20"/>
        </w:rPr>
        <w:t>uv</w:t>
      </w:r>
      <w:proofErr w:type="spellEnd"/>
      <w:r>
        <w:rPr>
          <w:rStyle w:val="pl-s"/>
          <w:rFonts w:ascii="Consolas" w:hAnsi="Consolas"/>
          <w:color w:val="0A3069"/>
          <w:sz w:val="20"/>
          <w:szCs w:val="20"/>
        </w:rPr>
        <w:t xml:space="preserve"> pip freeze </w:t>
      </w:r>
      <w:r>
        <w:rPr>
          <w:rStyle w:val="pl-k"/>
          <w:rFonts w:ascii="Consolas" w:hAnsi="Consolas"/>
          <w:color w:val="CF222E"/>
          <w:sz w:val="20"/>
          <w:szCs w:val="20"/>
        </w:rPr>
        <w:t>|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cut -d</w:t>
      </w:r>
      <w:r>
        <w:rPr>
          <w:rStyle w:val="pl-pd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</w:rPr>
        <w:t>=</w:t>
      </w:r>
      <w:r>
        <w:rPr>
          <w:rStyle w:val="pl-pds"/>
          <w:rFonts w:ascii="Consolas" w:hAnsi="Consolas"/>
          <w:color w:val="0A3069"/>
          <w:sz w:val="20"/>
          <w:szCs w:val="20"/>
        </w:rPr>
        <w:t>'</w:t>
      </w:r>
      <w:r>
        <w:rPr>
          <w:rStyle w:val="pl-s"/>
          <w:rFonts w:ascii="Consolas" w:hAnsi="Consolas"/>
          <w:color w:val="0A3069"/>
          <w:sz w:val="20"/>
          <w:szCs w:val="20"/>
        </w:rPr>
        <w:t xml:space="preserve"> -f1</w:t>
      </w:r>
      <w:r>
        <w:rPr>
          <w:rStyle w:val="pl-pds"/>
          <w:rFonts w:ascii="Consolas" w:hAnsi="Consolas"/>
          <w:color w:val="0A3069"/>
          <w:sz w:val="20"/>
          <w:szCs w:val="20"/>
        </w:rPr>
        <w:t>)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Q: </w:t>
      </w:r>
      <w:r>
        <w:rPr>
          <w:rFonts w:ascii="Segoe UI" w:hAnsi="Segoe UI" w:cs="Segoe UI"/>
          <w:color w:val="1F2328"/>
          <w:sz w:val="30"/>
          <w:szCs w:val="30"/>
        </w:rPr>
        <w:t>如何處理私有套件？</w:t>
      </w:r>
    </w:p>
    <w:p w:rsidR="00525EF7" w:rsidRDefault="00525EF7" w:rsidP="00525EF7">
      <w:pPr>
        <w:pStyle w:val="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在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1"/>
          <w:rFonts w:ascii="Consolas" w:hAnsi="Consolas"/>
          <w:color w:val="1F2328"/>
          <w:sz w:val="20"/>
          <w:szCs w:val="20"/>
        </w:rPr>
        <w:t>pyproject.toml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Fonts w:ascii="Segoe UI" w:hAnsi="Segoe UI" w:cs="Segoe UI"/>
          <w:color w:val="1F2328"/>
        </w:rPr>
        <w:t>中設定：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[[</w:t>
      </w:r>
      <w:proofErr w:type="spellStart"/>
      <w:r>
        <w:rPr>
          <w:rStyle w:val="pl-en"/>
          <w:rFonts w:ascii="Consolas" w:hAnsi="Consolas"/>
          <w:color w:val="6639BA"/>
          <w:sz w:val="20"/>
          <w:szCs w:val="20"/>
        </w:rPr>
        <w:t>tool</w:t>
      </w:r>
      <w:r>
        <w:rPr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uv</w:t>
      </w:r>
      <w:r>
        <w:rPr>
          <w:rFonts w:ascii="Consolas" w:hAnsi="Consolas"/>
          <w:color w:val="1F2328"/>
          <w:sz w:val="20"/>
          <w:szCs w:val="20"/>
        </w:rPr>
        <w:t>.</w:t>
      </w:r>
      <w:r>
        <w:rPr>
          <w:rStyle w:val="pl-en"/>
          <w:rFonts w:ascii="Consolas" w:hAnsi="Consolas"/>
          <w:color w:val="6639BA"/>
          <w:sz w:val="20"/>
          <w:szCs w:val="20"/>
        </w:rPr>
        <w:t>index</w:t>
      </w:r>
      <w:proofErr w:type="spellEnd"/>
      <w:r>
        <w:rPr>
          <w:rFonts w:ascii="Consolas" w:hAnsi="Consolas"/>
          <w:color w:val="1F2328"/>
          <w:sz w:val="20"/>
          <w:szCs w:val="20"/>
        </w:rPr>
        <w:t>]]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name</w:t>
      </w:r>
      <w:proofErr w:type="gramEnd"/>
      <w:r>
        <w:rPr>
          <w:rFonts w:ascii="Consolas" w:hAnsi="Consolas"/>
          <w:color w:val="1F2328"/>
          <w:sz w:val="20"/>
          <w:szCs w:val="20"/>
        </w:rPr>
        <w:t xml:space="preserve"> =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private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Style w:val="pl-smi"/>
          <w:rFonts w:ascii="Consolas" w:hAnsi="Consolas"/>
          <w:color w:val="1F2328"/>
          <w:sz w:val="20"/>
          <w:szCs w:val="20"/>
        </w:rPr>
        <w:t>url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= 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  <w:r>
        <w:rPr>
          <w:rStyle w:val="pl-s"/>
          <w:rFonts w:ascii="Consolas" w:hAnsi="Consolas"/>
          <w:color w:val="0A3069"/>
          <w:sz w:val="20"/>
          <w:szCs w:val="20"/>
        </w:rPr>
        <w:t>https://pypi.company.com/simple/</w:t>
      </w:r>
      <w:r>
        <w:rPr>
          <w:rStyle w:val="pl-pds"/>
          <w:rFonts w:ascii="Consolas" w:hAnsi="Consolas"/>
          <w:color w:val="0A3069"/>
          <w:sz w:val="20"/>
          <w:szCs w:val="20"/>
        </w:rPr>
        <w:t>"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 xml:space="preserve">Q: </w:t>
      </w:r>
      <w:r>
        <w:rPr>
          <w:rFonts w:ascii="Segoe UI" w:hAnsi="Segoe UI" w:cs="Segoe UI"/>
          <w:color w:val="1F2328"/>
          <w:sz w:val="30"/>
          <w:szCs w:val="30"/>
        </w:rPr>
        <w:t>如何更新所有依賴？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更新所有依賴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 --upgrade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更新特定依賴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requests --upgrade</w:t>
      </w:r>
    </w:p>
    <w:p w:rsidR="00525EF7" w:rsidRDefault="00525EF7" w:rsidP="00525EF7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Q: </w:t>
      </w:r>
      <w:r>
        <w:rPr>
          <w:rFonts w:ascii="Segoe UI" w:hAnsi="Segoe UI" w:cs="Segoe UI"/>
          <w:color w:val="1F2328"/>
          <w:sz w:val="30"/>
          <w:szCs w:val="30"/>
        </w:rPr>
        <w:t>如何處理不同環境的依賴？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開發環境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add </w:t>
      </w:r>
      <w:proofErr w:type="spellStart"/>
      <w:r>
        <w:rPr>
          <w:rFonts w:ascii="Consolas" w:hAnsi="Consolas"/>
          <w:color w:val="1F2328"/>
          <w:sz w:val="20"/>
          <w:szCs w:val="20"/>
        </w:rPr>
        <w:t>pytest</w:t>
      </w:r>
      <w:proofErr w:type="spellEnd"/>
      <w:r>
        <w:rPr>
          <w:rFonts w:ascii="Consolas" w:hAnsi="Consolas"/>
          <w:color w:val="1F2328"/>
          <w:sz w:val="20"/>
          <w:szCs w:val="20"/>
        </w:rPr>
        <w:t xml:space="preserve"> --dev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r>
        <w:rPr>
          <w:rStyle w:val="pl-c"/>
          <w:rFonts w:ascii="Consolas" w:hAnsi="Consolas"/>
          <w:color w:val="59636E"/>
          <w:sz w:val="20"/>
          <w:szCs w:val="20"/>
        </w:rPr>
        <w:t xml:space="preserve"># </w:t>
      </w:r>
      <w:r>
        <w:rPr>
          <w:rStyle w:val="pl-c"/>
          <w:rFonts w:ascii="Consolas" w:hAnsi="Consolas"/>
          <w:color w:val="59636E"/>
          <w:sz w:val="20"/>
          <w:szCs w:val="20"/>
        </w:rPr>
        <w:t>生產環境</w:t>
      </w:r>
    </w:p>
    <w:p w:rsidR="00525EF7" w:rsidRDefault="00525EF7" w:rsidP="00525EF7">
      <w:pPr>
        <w:pStyle w:val="HTML"/>
        <w:shd w:val="clear" w:color="auto" w:fill="F6F8FA"/>
        <w:rPr>
          <w:rFonts w:ascii="Consolas" w:hAnsi="Consolas"/>
          <w:color w:val="1F2328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F2328"/>
          <w:sz w:val="20"/>
          <w:szCs w:val="20"/>
        </w:rPr>
        <w:t>uv</w:t>
      </w:r>
      <w:proofErr w:type="spellEnd"/>
      <w:proofErr w:type="gramEnd"/>
      <w:r>
        <w:rPr>
          <w:rFonts w:ascii="Consolas" w:hAnsi="Consolas"/>
          <w:color w:val="1F2328"/>
          <w:sz w:val="20"/>
          <w:szCs w:val="20"/>
        </w:rPr>
        <w:t xml:space="preserve"> sync --no-dev</w:t>
      </w:r>
    </w:p>
    <w:p w:rsidR="00525EF7" w:rsidRDefault="00525EF7" w:rsidP="00525EF7">
      <w:pPr>
        <w:pStyle w:val="2"/>
        <w:shd w:val="clear" w:color="auto" w:fill="FFFFFF"/>
        <w:spacing w:before="360" w:after="240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</w:rPr>
        <w:t>參考資料</w:t>
      </w:r>
    </w:p>
    <w:p w:rsidR="00525EF7" w:rsidRDefault="00525EF7" w:rsidP="00525EF7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</w:rPr>
      </w:pPr>
      <w:hyperlink r:id="rId63" w:history="1">
        <w:r>
          <w:rPr>
            <w:rStyle w:val="a7"/>
            <w:rFonts w:ascii="Segoe UI" w:hAnsi="Segoe UI" w:cs="Segoe UI"/>
            <w:color w:val="0969DA"/>
          </w:rPr>
          <w:t xml:space="preserve">UV </w:t>
        </w:r>
        <w:r>
          <w:rPr>
            <w:rStyle w:val="a7"/>
            <w:rFonts w:ascii="Segoe UI" w:hAnsi="Segoe UI" w:cs="Segoe UI"/>
            <w:color w:val="0969DA"/>
          </w:rPr>
          <w:t>官方文件</w:t>
        </w:r>
      </w:hyperlink>
    </w:p>
    <w:p w:rsidR="00525EF7" w:rsidRDefault="00525EF7" w:rsidP="00525EF7">
      <w:pPr>
        <w:widowControl/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hyperlink r:id="rId64" w:history="1">
        <w:r>
          <w:rPr>
            <w:rStyle w:val="a7"/>
            <w:rFonts w:ascii="Segoe UI" w:hAnsi="Segoe UI" w:cs="Segoe UI"/>
            <w:color w:val="0969DA"/>
          </w:rPr>
          <w:t xml:space="preserve">UV GitHub </w:t>
        </w:r>
        <w:r>
          <w:rPr>
            <w:rStyle w:val="a7"/>
            <w:rFonts w:ascii="Segoe UI" w:hAnsi="Segoe UI" w:cs="Segoe UI"/>
            <w:color w:val="0969DA"/>
          </w:rPr>
          <w:t>儲存庫</w:t>
        </w:r>
      </w:hyperlink>
    </w:p>
    <w:p w:rsidR="00525EF7" w:rsidRDefault="00525EF7" w:rsidP="00525EF7">
      <w:pPr>
        <w:widowControl/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hyperlink r:id="rId65" w:history="1">
        <w:r>
          <w:rPr>
            <w:rStyle w:val="a7"/>
            <w:rFonts w:ascii="Segoe UI" w:hAnsi="Segoe UI" w:cs="Segoe UI"/>
            <w:color w:val="0969DA"/>
          </w:rPr>
          <w:t xml:space="preserve">pyproject.toml </w:t>
        </w:r>
        <w:r>
          <w:rPr>
            <w:rStyle w:val="a7"/>
            <w:rFonts w:ascii="Segoe UI" w:hAnsi="Segoe UI" w:cs="Segoe UI"/>
            <w:color w:val="0969DA"/>
          </w:rPr>
          <w:t>規範</w:t>
        </w:r>
      </w:hyperlink>
    </w:p>
    <w:p w:rsidR="00525EF7" w:rsidRDefault="00525EF7" w:rsidP="00525EF7">
      <w:pPr>
        <w:widowControl/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</w:rPr>
      </w:pPr>
      <w:hyperlink r:id="rId66" w:history="1">
        <w:r>
          <w:rPr>
            <w:rStyle w:val="a7"/>
            <w:rFonts w:ascii="Segoe UI" w:hAnsi="Segoe UI" w:cs="Segoe UI"/>
            <w:color w:val="0969DA"/>
          </w:rPr>
          <w:t xml:space="preserve">Python </w:t>
        </w:r>
        <w:r>
          <w:rPr>
            <w:rStyle w:val="a7"/>
            <w:rFonts w:ascii="Segoe UI" w:hAnsi="Segoe UI" w:cs="Segoe UI"/>
            <w:color w:val="0969DA"/>
          </w:rPr>
          <w:t>套件管理最佳實踐</w:t>
        </w:r>
      </w:hyperlink>
    </w:p>
    <w:p w:rsidR="00765FFE" w:rsidRDefault="00765FFE" w:rsidP="00C26690">
      <w:pPr>
        <w:rPr>
          <w:rFonts w:hint="eastAsia"/>
        </w:rPr>
      </w:pPr>
    </w:p>
    <w:sectPr w:rsidR="00765F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150A2"/>
    <w:multiLevelType w:val="hybridMultilevel"/>
    <w:tmpl w:val="54689736"/>
    <w:lvl w:ilvl="0" w:tplc="B530A8E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1325DF2"/>
    <w:multiLevelType w:val="multilevel"/>
    <w:tmpl w:val="C75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F561E7"/>
    <w:multiLevelType w:val="multilevel"/>
    <w:tmpl w:val="5F9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CA0A3A"/>
    <w:multiLevelType w:val="multilevel"/>
    <w:tmpl w:val="08F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00476"/>
    <w:multiLevelType w:val="multilevel"/>
    <w:tmpl w:val="81F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0A4B98"/>
    <w:multiLevelType w:val="multilevel"/>
    <w:tmpl w:val="A74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D65F77"/>
    <w:multiLevelType w:val="multilevel"/>
    <w:tmpl w:val="285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D43EAF"/>
    <w:multiLevelType w:val="hybridMultilevel"/>
    <w:tmpl w:val="F68842CE"/>
    <w:lvl w:ilvl="0" w:tplc="B9F439EC">
      <w:start w:val="1"/>
      <w:numFmt w:val="decimal"/>
      <w:pStyle w:val="3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B993322"/>
    <w:multiLevelType w:val="multilevel"/>
    <w:tmpl w:val="9D4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385222"/>
    <w:multiLevelType w:val="hybridMultilevel"/>
    <w:tmpl w:val="62B8B4E4"/>
    <w:lvl w:ilvl="0" w:tplc="566E4E5E">
      <w:start w:val="1"/>
      <w:numFmt w:val="upperLetter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9C60E45"/>
    <w:multiLevelType w:val="multilevel"/>
    <w:tmpl w:val="28C67F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9DE3378"/>
    <w:multiLevelType w:val="hybridMultilevel"/>
    <w:tmpl w:val="E36072CC"/>
    <w:lvl w:ilvl="0" w:tplc="5E9AB4C8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B1A03CF"/>
    <w:multiLevelType w:val="hybridMultilevel"/>
    <w:tmpl w:val="AD422A96"/>
    <w:lvl w:ilvl="0" w:tplc="E13A235C">
      <w:start w:val="1"/>
      <w:numFmt w:val="taiwaneseCountingThousand"/>
      <w:pStyle w:val="1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09E1F83"/>
    <w:multiLevelType w:val="multilevel"/>
    <w:tmpl w:val="3CF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1"/>
    <w:lvlOverride w:ilvl="0">
      <w:startOverride w:val="1"/>
    </w:lvlOverride>
  </w:num>
  <w:num w:numId="5">
    <w:abstractNumId w:val="10"/>
  </w:num>
  <w:num w:numId="6">
    <w:abstractNumId w:val="10"/>
    <w:lvlOverride w:ilvl="1">
      <w:startOverride w:val="14"/>
    </w:lvlOverride>
  </w:num>
  <w:num w:numId="7">
    <w:abstractNumId w:val="3"/>
  </w:num>
  <w:num w:numId="8">
    <w:abstractNumId w:val="0"/>
  </w:num>
  <w:num w:numId="9">
    <w:abstractNumId w:val="8"/>
  </w:num>
  <w:num w:numId="10">
    <w:abstractNumId w:val="11"/>
    <w:lvlOverride w:ilvl="0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</w:num>
  <w:num w:numId="13">
    <w:abstractNumId w:val="5"/>
  </w:num>
  <w:num w:numId="14">
    <w:abstractNumId w:val="1"/>
  </w:num>
  <w:num w:numId="15">
    <w:abstractNumId w:val="2"/>
  </w:num>
  <w:num w:numId="16">
    <w:abstractNumId w:val="13"/>
  </w:num>
  <w:num w:numId="17">
    <w:abstractNumId w:val="4"/>
  </w:num>
  <w:num w:numId="18">
    <w:abstractNumId w:val="6"/>
  </w:num>
  <w:num w:numId="19">
    <w:abstractNumId w:val="7"/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FC0"/>
    <w:rsid w:val="000268ED"/>
    <w:rsid w:val="00032D25"/>
    <w:rsid w:val="00147DCD"/>
    <w:rsid w:val="00267C80"/>
    <w:rsid w:val="002A0A6C"/>
    <w:rsid w:val="002C5427"/>
    <w:rsid w:val="002E7B6F"/>
    <w:rsid w:val="002F0DA2"/>
    <w:rsid w:val="003222B6"/>
    <w:rsid w:val="003606F8"/>
    <w:rsid w:val="003A45A2"/>
    <w:rsid w:val="003B13EB"/>
    <w:rsid w:val="00481FA5"/>
    <w:rsid w:val="004F040B"/>
    <w:rsid w:val="00525EF7"/>
    <w:rsid w:val="00553EF4"/>
    <w:rsid w:val="005B6E8C"/>
    <w:rsid w:val="005E495D"/>
    <w:rsid w:val="00626CE1"/>
    <w:rsid w:val="00634B1D"/>
    <w:rsid w:val="00674B64"/>
    <w:rsid w:val="006C4FC0"/>
    <w:rsid w:val="00765FFE"/>
    <w:rsid w:val="00894302"/>
    <w:rsid w:val="0090381F"/>
    <w:rsid w:val="009333FD"/>
    <w:rsid w:val="00953CCC"/>
    <w:rsid w:val="009722DD"/>
    <w:rsid w:val="009A40B9"/>
    <w:rsid w:val="00A06EEF"/>
    <w:rsid w:val="00A35534"/>
    <w:rsid w:val="00A559DA"/>
    <w:rsid w:val="00A5654B"/>
    <w:rsid w:val="00AA7009"/>
    <w:rsid w:val="00AB42AB"/>
    <w:rsid w:val="00B45DA5"/>
    <w:rsid w:val="00B77380"/>
    <w:rsid w:val="00BA28FF"/>
    <w:rsid w:val="00BB04B7"/>
    <w:rsid w:val="00BC2E14"/>
    <w:rsid w:val="00C26690"/>
    <w:rsid w:val="00C3320E"/>
    <w:rsid w:val="00C4324D"/>
    <w:rsid w:val="00C534A2"/>
    <w:rsid w:val="00CE15E6"/>
    <w:rsid w:val="00DF1F8A"/>
    <w:rsid w:val="00E32365"/>
    <w:rsid w:val="00E33280"/>
    <w:rsid w:val="00E7276B"/>
    <w:rsid w:val="00EB1148"/>
    <w:rsid w:val="00EC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3320E"/>
    <w:pPr>
      <w:keepNext/>
      <w:numPr>
        <w:numId w:val="1"/>
      </w:numPr>
      <w:spacing w:before="180" w:after="180"/>
      <w:outlineLvl w:val="0"/>
    </w:pPr>
    <w:rPr>
      <w:rFonts w:asciiTheme="majorHAnsi" w:eastAsia="標楷體" w:hAnsiTheme="majorHAnsi" w:cstheme="majorBidi"/>
      <w:b/>
      <w:bCs/>
      <w:kern w:val="52"/>
      <w:sz w:val="48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9A40B9"/>
    <w:pPr>
      <w:keepNext/>
      <w:numPr>
        <w:numId w:val="11"/>
      </w:numPr>
      <w:ind w:left="482" w:hanging="482"/>
      <w:outlineLvl w:val="1"/>
    </w:pPr>
    <w:rPr>
      <w:rFonts w:asciiTheme="majorHAnsi" w:eastAsia="標楷體" w:hAnsiTheme="majorHAnsi" w:cstheme="majorBidi"/>
      <w:b/>
      <w:bCs/>
      <w:sz w:val="40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CE15E6"/>
    <w:pPr>
      <w:keepNext/>
      <w:numPr>
        <w:numId w:val="19"/>
      </w:numPr>
      <w:outlineLvl w:val="2"/>
    </w:pPr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4">
    <w:name w:val="heading 4"/>
    <w:basedOn w:val="a0"/>
    <w:next w:val="a0"/>
    <w:link w:val="40"/>
    <w:uiPriority w:val="9"/>
    <w:unhideWhenUsed/>
    <w:qFormat/>
    <w:rsid w:val="00CE15E6"/>
    <w:pPr>
      <w:keepNext/>
      <w:outlineLvl w:val="3"/>
    </w:pPr>
    <w:rPr>
      <w:rFonts w:asciiTheme="majorHAnsi" w:eastAsiaTheme="majorEastAsia" w:hAnsiTheme="majorHAnsi" w:cstheme="majorBidi"/>
      <w:sz w:val="28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0268ED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1"/>
    <w:link w:val="a4"/>
    <w:uiPriority w:val="99"/>
    <w:semiHidden/>
    <w:rsid w:val="000268ED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1"/>
    <w:link w:val="1"/>
    <w:uiPriority w:val="9"/>
    <w:rsid w:val="00C3320E"/>
    <w:rPr>
      <w:rFonts w:asciiTheme="majorHAnsi" w:eastAsia="標楷體" w:hAnsiTheme="majorHAnsi" w:cstheme="majorBidi"/>
      <w:b/>
      <w:bCs/>
      <w:kern w:val="52"/>
      <w:sz w:val="48"/>
      <w:szCs w:val="52"/>
    </w:rPr>
  </w:style>
  <w:style w:type="character" w:customStyle="1" w:styleId="20">
    <w:name w:val="標題 2 字元"/>
    <w:basedOn w:val="a1"/>
    <w:link w:val="2"/>
    <w:uiPriority w:val="9"/>
    <w:rsid w:val="009A40B9"/>
    <w:rPr>
      <w:rFonts w:asciiTheme="majorHAnsi" w:eastAsia="標楷體" w:hAnsiTheme="majorHAnsi" w:cstheme="majorBidi"/>
      <w:b/>
      <w:bCs/>
      <w:sz w:val="40"/>
      <w:szCs w:val="48"/>
    </w:rPr>
  </w:style>
  <w:style w:type="paragraph" w:styleId="a">
    <w:name w:val="Title"/>
    <w:basedOn w:val="a0"/>
    <w:next w:val="a0"/>
    <w:link w:val="a6"/>
    <w:uiPriority w:val="10"/>
    <w:qFormat/>
    <w:rsid w:val="00A06EEF"/>
    <w:pPr>
      <w:numPr>
        <w:numId w:val="3"/>
      </w:numPr>
      <w:spacing w:before="240" w:after="60"/>
      <w:jc w:val="center"/>
      <w:outlineLvl w:val="0"/>
    </w:pPr>
    <w:rPr>
      <w:rFonts w:asciiTheme="majorHAnsi" w:eastAsia="標楷體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1"/>
    <w:link w:val="a"/>
    <w:uiPriority w:val="10"/>
    <w:rsid w:val="00A06EEF"/>
    <w:rPr>
      <w:rFonts w:asciiTheme="majorHAnsi" w:eastAsia="標楷體" w:hAnsiTheme="majorHAnsi" w:cstheme="majorBidi"/>
      <w:b/>
      <w:bCs/>
      <w:sz w:val="32"/>
      <w:szCs w:val="32"/>
    </w:rPr>
  </w:style>
  <w:style w:type="character" w:styleId="a7">
    <w:name w:val="Hyperlink"/>
    <w:basedOn w:val="a1"/>
    <w:uiPriority w:val="99"/>
    <w:unhideWhenUsed/>
    <w:rsid w:val="00DF1F8A"/>
    <w:rPr>
      <w:color w:val="0000FF" w:themeColor="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DF1F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1"/>
    <w:link w:val="HTML"/>
    <w:uiPriority w:val="99"/>
    <w:semiHidden/>
    <w:rsid w:val="00DF1F8A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1"/>
    <w:uiPriority w:val="99"/>
    <w:semiHidden/>
    <w:unhideWhenUsed/>
    <w:rsid w:val="00DF1F8A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0"/>
    <w:uiPriority w:val="99"/>
    <w:semiHidden/>
    <w:unhideWhenUsed/>
    <w:rsid w:val="00DF1F8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1"/>
    <w:uiPriority w:val="22"/>
    <w:qFormat/>
    <w:rsid w:val="00DF1F8A"/>
    <w:rPr>
      <w:b/>
      <w:bCs/>
    </w:rPr>
  </w:style>
  <w:style w:type="paragraph" w:customStyle="1" w:styleId="pw-post-body-paragraph">
    <w:name w:val="pw-post-body-paragraph"/>
    <w:basedOn w:val="a0"/>
    <w:rsid w:val="009722D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fw">
    <w:name w:val="fw"/>
    <w:basedOn w:val="a1"/>
    <w:rsid w:val="009722DD"/>
  </w:style>
  <w:style w:type="character" w:customStyle="1" w:styleId="30">
    <w:name w:val="標題 3 字元"/>
    <w:basedOn w:val="a1"/>
    <w:link w:val="3"/>
    <w:uiPriority w:val="9"/>
    <w:rsid w:val="00CE15E6"/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a9">
    <w:name w:val="List Paragraph"/>
    <w:basedOn w:val="a0"/>
    <w:uiPriority w:val="34"/>
    <w:qFormat/>
    <w:rsid w:val="00AB42AB"/>
    <w:pPr>
      <w:ind w:leftChars="200" w:left="480"/>
    </w:pPr>
  </w:style>
  <w:style w:type="character" w:styleId="aa">
    <w:name w:val="FollowedHyperlink"/>
    <w:basedOn w:val="a1"/>
    <w:uiPriority w:val="99"/>
    <w:semiHidden/>
    <w:unhideWhenUsed/>
    <w:rsid w:val="00765FFE"/>
    <w:rPr>
      <w:color w:val="800080" w:themeColor="followedHyperlink"/>
      <w:u w:val="single"/>
    </w:rPr>
  </w:style>
  <w:style w:type="character" w:customStyle="1" w:styleId="40">
    <w:name w:val="標題 4 字元"/>
    <w:basedOn w:val="a1"/>
    <w:link w:val="4"/>
    <w:uiPriority w:val="9"/>
    <w:rsid w:val="00CE15E6"/>
    <w:rPr>
      <w:rFonts w:asciiTheme="majorHAnsi" w:eastAsiaTheme="majorEastAsia" w:hAnsiTheme="majorHAnsi" w:cstheme="majorBidi"/>
      <w:sz w:val="28"/>
      <w:szCs w:val="36"/>
    </w:rPr>
  </w:style>
  <w:style w:type="character" w:customStyle="1" w:styleId="pl-k">
    <w:name w:val="pl-k"/>
    <w:basedOn w:val="a1"/>
    <w:rsid w:val="00525EF7"/>
  </w:style>
  <w:style w:type="character" w:customStyle="1" w:styleId="pl-s">
    <w:name w:val="pl-s"/>
    <w:basedOn w:val="a1"/>
    <w:rsid w:val="00525EF7"/>
  </w:style>
  <w:style w:type="character" w:customStyle="1" w:styleId="pl-pds">
    <w:name w:val="pl-pds"/>
    <w:basedOn w:val="a1"/>
    <w:rsid w:val="00525EF7"/>
  </w:style>
  <w:style w:type="character" w:customStyle="1" w:styleId="pl-c">
    <w:name w:val="pl-c"/>
    <w:basedOn w:val="a1"/>
    <w:rsid w:val="00525EF7"/>
  </w:style>
  <w:style w:type="character" w:customStyle="1" w:styleId="pl-c1">
    <w:name w:val="pl-c1"/>
    <w:basedOn w:val="a1"/>
    <w:rsid w:val="00525EF7"/>
  </w:style>
  <w:style w:type="character" w:customStyle="1" w:styleId="pl-cce">
    <w:name w:val="pl-cce"/>
    <w:basedOn w:val="a1"/>
    <w:rsid w:val="00525EF7"/>
  </w:style>
  <w:style w:type="character" w:customStyle="1" w:styleId="pl-en">
    <w:name w:val="pl-en"/>
    <w:basedOn w:val="a1"/>
    <w:rsid w:val="00525EF7"/>
  </w:style>
  <w:style w:type="character" w:customStyle="1" w:styleId="pl-smi">
    <w:name w:val="pl-smi"/>
    <w:basedOn w:val="a1"/>
    <w:rsid w:val="00525E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3320E"/>
    <w:pPr>
      <w:keepNext/>
      <w:numPr>
        <w:numId w:val="1"/>
      </w:numPr>
      <w:spacing w:before="180" w:after="180"/>
      <w:outlineLvl w:val="0"/>
    </w:pPr>
    <w:rPr>
      <w:rFonts w:asciiTheme="majorHAnsi" w:eastAsia="標楷體" w:hAnsiTheme="majorHAnsi" w:cstheme="majorBidi"/>
      <w:b/>
      <w:bCs/>
      <w:kern w:val="52"/>
      <w:sz w:val="48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9A40B9"/>
    <w:pPr>
      <w:keepNext/>
      <w:numPr>
        <w:numId w:val="11"/>
      </w:numPr>
      <w:ind w:left="482" w:hanging="482"/>
      <w:outlineLvl w:val="1"/>
    </w:pPr>
    <w:rPr>
      <w:rFonts w:asciiTheme="majorHAnsi" w:eastAsia="標楷體" w:hAnsiTheme="majorHAnsi" w:cstheme="majorBidi"/>
      <w:b/>
      <w:bCs/>
      <w:sz w:val="40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CE15E6"/>
    <w:pPr>
      <w:keepNext/>
      <w:numPr>
        <w:numId w:val="19"/>
      </w:numPr>
      <w:outlineLvl w:val="2"/>
    </w:pPr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4">
    <w:name w:val="heading 4"/>
    <w:basedOn w:val="a0"/>
    <w:next w:val="a0"/>
    <w:link w:val="40"/>
    <w:uiPriority w:val="9"/>
    <w:unhideWhenUsed/>
    <w:qFormat/>
    <w:rsid w:val="00CE15E6"/>
    <w:pPr>
      <w:keepNext/>
      <w:outlineLvl w:val="3"/>
    </w:pPr>
    <w:rPr>
      <w:rFonts w:asciiTheme="majorHAnsi" w:eastAsiaTheme="majorEastAsia" w:hAnsiTheme="majorHAnsi" w:cstheme="majorBidi"/>
      <w:sz w:val="28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0268ED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1"/>
    <w:link w:val="a4"/>
    <w:uiPriority w:val="99"/>
    <w:semiHidden/>
    <w:rsid w:val="000268ED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1"/>
    <w:link w:val="1"/>
    <w:uiPriority w:val="9"/>
    <w:rsid w:val="00C3320E"/>
    <w:rPr>
      <w:rFonts w:asciiTheme="majorHAnsi" w:eastAsia="標楷體" w:hAnsiTheme="majorHAnsi" w:cstheme="majorBidi"/>
      <w:b/>
      <w:bCs/>
      <w:kern w:val="52"/>
      <w:sz w:val="48"/>
      <w:szCs w:val="52"/>
    </w:rPr>
  </w:style>
  <w:style w:type="character" w:customStyle="1" w:styleId="20">
    <w:name w:val="標題 2 字元"/>
    <w:basedOn w:val="a1"/>
    <w:link w:val="2"/>
    <w:uiPriority w:val="9"/>
    <w:rsid w:val="009A40B9"/>
    <w:rPr>
      <w:rFonts w:asciiTheme="majorHAnsi" w:eastAsia="標楷體" w:hAnsiTheme="majorHAnsi" w:cstheme="majorBidi"/>
      <w:b/>
      <w:bCs/>
      <w:sz w:val="40"/>
      <w:szCs w:val="48"/>
    </w:rPr>
  </w:style>
  <w:style w:type="paragraph" w:styleId="a">
    <w:name w:val="Title"/>
    <w:basedOn w:val="a0"/>
    <w:next w:val="a0"/>
    <w:link w:val="a6"/>
    <w:uiPriority w:val="10"/>
    <w:qFormat/>
    <w:rsid w:val="00A06EEF"/>
    <w:pPr>
      <w:numPr>
        <w:numId w:val="3"/>
      </w:numPr>
      <w:spacing w:before="240" w:after="60"/>
      <w:jc w:val="center"/>
      <w:outlineLvl w:val="0"/>
    </w:pPr>
    <w:rPr>
      <w:rFonts w:asciiTheme="majorHAnsi" w:eastAsia="標楷體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1"/>
    <w:link w:val="a"/>
    <w:uiPriority w:val="10"/>
    <w:rsid w:val="00A06EEF"/>
    <w:rPr>
      <w:rFonts w:asciiTheme="majorHAnsi" w:eastAsia="標楷體" w:hAnsiTheme="majorHAnsi" w:cstheme="majorBidi"/>
      <w:b/>
      <w:bCs/>
      <w:sz w:val="32"/>
      <w:szCs w:val="32"/>
    </w:rPr>
  </w:style>
  <w:style w:type="character" w:styleId="a7">
    <w:name w:val="Hyperlink"/>
    <w:basedOn w:val="a1"/>
    <w:uiPriority w:val="99"/>
    <w:unhideWhenUsed/>
    <w:rsid w:val="00DF1F8A"/>
    <w:rPr>
      <w:color w:val="0000FF" w:themeColor="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DF1F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1"/>
    <w:link w:val="HTML"/>
    <w:uiPriority w:val="99"/>
    <w:semiHidden/>
    <w:rsid w:val="00DF1F8A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1"/>
    <w:uiPriority w:val="99"/>
    <w:semiHidden/>
    <w:unhideWhenUsed/>
    <w:rsid w:val="00DF1F8A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0"/>
    <w:uiPriority w:val="99"/>
    <w:semiHidden/>
    <w:unhideWhenUsed/>
    <w:rsid w:val="00DF1F8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8">
    <w:name w:val="Strong"/>
    <w:basedOn w:val="a1"/>
    <w:uiPriority w:val="22"/>
    <w:qFormat/>
    <w:rsid w:val="00DF1F8A"/>
    <w:rPr>
      <w:b/>
      <w:bCs/>
    </w:rPr>
  </w:style>
  <w:style w:type="paragraph" w:customStyle="1" w:styleId="pw-post-body-paragraph">
    <w:name w:val="pw-post-body-paragraph"/>
    <w:basedOn w:val="a0"/>
    <w:rsid w:val="009722D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fw">
    <w:name w:val="fw"/>
    <w:basedOn w:val="a1"/>
    <w:rsid w:val="009722DD"/>
  </w:style>
  <w:style w:type="character" w:customStyle="1" w:styleId="30">
    <w:name w:val="標題 3 字元"/>
    <w:basedOn w:val="a1"/>
    <w:link w:val="3"/>
    <w:uiPriority w:val="9"/>
    <w:rsid w:val="00CE15E6"/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a9">
    <w:name w:val="List Paragraph"/>
    <w:basedOn w:val="a0"/>
    <w:uiPriority w:val="34"/>
    <w:qFormat/>
    <w:rsid w:val="00AB42AB"/>
    <w:pPr>
      <w:ind w:leftChars="200" w:left="480"/>
    </w:pPr>
  </w:style>
  <w:style w:type="character" w:styleId="aa">
    <w:name w:val="FollowedHyperlink"/>
    <w:basedOn w:val="a1"/>
    <w:uiPriority w:val="99"/>
    <w:semiHidden/>
    <w:unhideWhenUsed/>
    <w:rsid w:val="00765FFE"/>
    <w:rPr>
      <w:color w:val="800080" w:themeColor="followedHyperlink"/>
      <w:u w:val="single"/>
    </w:rPr>
  </w:style>
  <w:style w:type="character" w:customStyle="1" w:styleId="40">
    <w:name w:val="標題 4 字元"/>
    <w:basedOn w:val="a1"/>
    <w:link w:val="4"/>
    <w:uiPriority w:val="9"/>
    <w:rsid w:val="00CE15E6"/>
    <w:rPr>
      <w:rFonts w:asciiTheme="majorHAnsi" w:eastAsiaTheme="majorEastAsia" w:hAnsiTheme="majorHAnsi" w:cstheme="majorBidi"/>
      <w:sz w:val="28"/>
      <w:szCs w:val="36"/>
    </w:rPr>
  </w:style>
  <w:style w:type="character" w:customStyle="1" w:styleId="pl-k">
    <w:name w:val="pl-k"/>
    <w:basedOn w:val="a1"/>
    <w:rsid w:val="00525EF7"/>
  </w:style>
  <w:style w:type="character" w:customStyle="1" w:styleId="pl-s">
    <w:name w:val="pl-s"/>
    <w:basedOn w:val="a1"/>
    <w:rsid w:val="00525EF7"/>
  </w:style>
  <w:style w:type="character" w:customStyle="1" w:styleId="pl-pds">
    <w:name w:val="pl-pds"/>
    <w:basedOn w:val="a1"/>
    <w:rsid w:val="00525EF7"/>
  </w:style>
  <w:style w:type="character" w:customStyle="1" w:styleId="pl-c">
    <w:name w:val="pl-c"/>
    <w:basedOn w:val="a1"/>
    <w:rsid w:val="00525EF7"/>
  </w:style>
  <w:style w:type="character" w:customStyle="1" w:styleId="pl-c1">
    <w:name w:val="pl-c1"/>
    <w:basedOn w:val="a1"/>
    <w:rsid w:val="00525EF7"/>
  </w:style>
  <w:style w:type="character" w:customStyle="1" w:styleId="pl-cce">
    <w:name w:val="pl-cce"/>
    <w:basedOn w:val="a1"/>
    <w:rsid w:val="00525EF7"/>
  </w:style>
  <w:style w:type="character" w:customStyle="1" w:styleId="pl-en">
    <w:name w:val="pl-en"/>
    <w:basedOn w:val="a1"/>
    <w:rsid w:val="00525EF7"/>
  </w:style>
  <w:style w:type="character" w:customStyle="1" w:styleId="pl-smi">
    <w:name w:val="pl-smi"/>
    <w:basedOn w:val="a1"/>
    <w:rsid w:val="00525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7275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CBD6DF"/>
            <w:bottom w:val="none" w:sz="0" w:space="0" w:color="auto"/>
            <w:right w:val="none" w:sz="0" w:space="0" w:color="auto"/>
          </w:divBdr>
        </w:div>
      </w:divsChild>
    </w:div>
    <w:div w:id="16292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3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1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7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4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5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0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7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1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6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1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4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0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2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1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5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3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7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77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3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3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2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yperlink" Target="https://docs.astral.sh/uv/" TargetMode="External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yperlink" Target="https://packaging.python.org/en/latest/tutorials/packaging-projects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blog.miniasp.com/post/2013/09/15/Git-for-Windows-Line-Ending-Conversion-Notes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yperlink" Target="https://github.com/astral-sh/uv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hyperlink" Target="mailto:xxxxx@gmail.com" TargetMode="External"/><Relationship Id="rId54" Type="http://schemas.openxmlformats.org/officeDocument/2006/relationships/image" Target="media/image47.png"/><Relationship Id="rId62" Type="http://schemas.openxmlformats.org/officeDocument/2006/relationships/hyperlink" Target="https://www.youtube.com/live/Nsm0otgUvn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www.youtube.com/live/Nsm0otgUvno" TargetMode="External"/><Relationship Id="rId65" Type="http://schemas.openxmlformats.org/officeDocument/2006/relationships/hyperlink" Target="https://packaging.python.org/en/latest/specifications/pyproject-tom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Kally</dc:creator>
  <cp:lastModifiedBy>Kally</cp:lastModifiedBy>
  <cp:revision>18</cp:revision>
  <dcterms:created xsi:type="dcterms:W3CDTF">2025-11-01T14:50:00Z</dcterms:created>
  <dcterms:modified xsi:type="dcterms:W3CDTF">2025-12-16T16:16:00Z</dcterms:modified>
</cp:coreProperties>
</file>